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A01A95" w:rsidP="00171E5A">
      <w:pPr>
        <w:jc w:val="center"/>
        <w:rPr>
          <w:rFonts w:ascii="ＭＳ ゴシック" w:eastAsia="ＭＳ ゴシック" w:hAnsi="ＭＳ ゴシック"/>
          <w:sz w:val="72"/>
          <w:szCs w:val="72"/>
        </w:rPr>
      </w:pPr>
      <w:bookmarkStart w:id="0" w:name="_GoBack"/>
      <w:bookmarkEnd w:id="0"/>
      <w:r>
        <w:rPr>
          <w:rFonts w:ascii="ＭＳ ゴシック" w:eastAsia="ＭＳ ゴシック" w:hAnsi="ＭＳ ゴシック" w:hint="eastAsia"/>
          <w:sz w:val="72"/>
          <w:szCs w:val="72"/>
        </w:rPr>
        <w:t>カイト西条</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Pr>
          <w:rFonts w:ascii="ＭＳ ゴシック" w:eastAsia="ＭＳ ゴシック" w:hAnsi="ＭＳ ゴシック" w:hint="eastAsia"/>
          <w:sz w:val="72"/>
          <w:szCs w:val="72"/>
        </w:rPr>
        <w:t>ver1.</w:t>
      </w:r>
      <w:del w:id="1" w:author="作成者">
        <w:r w:rsidDel="00C22596">
          <w:rPr>
            <w:rFonts w:ascii="ＭＳ ゴシック" w:eastAsia="ＭＳ ゴシック" w:hAnsi="ＭＳ ゴシック" w:hint="eastAsia"/>
            <w:sz w:val="72"/>
            <w:szCs w:val="72"/>
          </w:rPr>
          <w:delText>0</w:delText>
        </w:r>
      </w:del>
      <w:ins w:id="2" w:author="作成者">
        <w:r w:rsidR="008F1386">
          <w:rPr>
            <w:rFonts w:ascii="ＭＳ ゴシック" w:eastAsia="ＭＳ ゴシック" w:hAnsi="ＭＳ ゴシック" w:hint="eastAsia"/>
            <w:sz w:val="72"/>
            <w:szCs w:val="72"/>
          </w:rPr>
          <w:t>1</w:t>
        </w:r>
        <w:del w:id="3" w:author="作成者">
          <w:r w:rsidR="00C22596" w:rsidDel="008F1386">
            <w:rPr>
              <w:rFonts w:ascii="ＭＳ ゴシック" w:eastAsia="ＭＳ ゴシック" w:hAnsi="ＭＳ ゴシック" w:hint="eastAsia"/>
              <w:sz w:val="72"/>
              <w:szCs w:val="72"/>
            </w:rPr>
            <w:delText>2</w:delText>
          </w:r>
        </w:del>
      </w:ins>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A01A95">
        <w:rPr>
          <w:rFonts w:asciiTheme="minorEastAsia" w:eastAsiaTheme="minorEastAsia" w:hAnsiTheme="minorEastAsia" w:hint="eastAsia"/>
        </w:rPr>
        <w:t>カイト西条</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A01A95">
        <w:rPr>
          <w:rFonts w:asciiTheme="minorEastAsia" w:eastAsiaTheme="minorEastAsia" w:hAnsiTheme="minorEastAsia" w:hint="eastAsia"/>
        </w:rPr>
        <w:t>カイト西条</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w:t>
      </w:r>
      <w:r w:rsidR="00C77AF7">
        <w:rPr>
          <w:rFonts w:asciiTheme="minorEastAsia" w:eastAsiaTheme="minorEastAsia" w:hAnsiTheme="minorEastAsia" w:hint="eastAsia"/>
        </w:rPr>
        <w:t xml:space="preserve">　</w:t>
      </w:r>
      <w:r w:rsidR="00C77AF7" w:rsidRPr="00C77AF7">
        <w:rPr>
          <w:rFonts w:asciiTheme="minorEastAsia" w:eastAsiaTheme="minorEastAsia" w:hAnsiTheme="minorEastAsia" w:hint="eastAsia"/>
        </w:rPr>
        <w:t>前二項のほか、障害者の日常生活及び社会生活を総合的に支援するための法律（平成17年法律第123号。以下「法」という。）及び「愛媛県指定障害福祉サービスの事業等の人員、設備及び運営に関する基準等を定める条例」（平成24年10月23日条例第53号）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A01A95">
        <w:rPr>
          <w:rFonts w:asciiTheme="minorEastAsia" w:eastAsiaTheme="minorEastAsia" w:hAnsiTheme="minorEastAsia" w:hint="eastAsia"/>
        </w:rPr>
        <w:t>カイト西条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53179B" w:rsidRPr="0053179B">
        <w:rPr>
          <w:rFonts w:asciiTheme="minorEastAsia" w:eastAsiaTheme="minorEastAsia" w:hAnsiTheme="minorEastAsia" w:hint="eastAsia"/>
        </w:rPr>
        <w:t>愛媛県西条市今在家1077番地3</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（３）職業指導員　1名以上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（４）生活支援員　１名以上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C77AF7">
        <w:rPr>
          <w:rFonts w:asciiTheme="minorEastAsia" w:eastAsiaTheme="minorEastAsia" w:hAnsiTheme="minorEastAsia" w:hint="eastAsia"/>
        </w:rPr>
        <w:t>６</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561AC4"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w:t>
      </w:r>
      <w:r w:rsidRPr="00561AC4">
        <w:rPr>
          <w:rFonts w:asciiTheme="minorEastAsia" w:eastAsiaTheme="minorEastAsia" w:hAnsiTheme="minorEastAsia" w:hint="eastAsia"/>
        </w:rPr>
        <w:t>８）職場定着支援</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（９）生活相談</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（１０）健康管理</w:t>
      </w: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（１１）訪問支援</w:t>
      </w:r>
    </w:p>
    <w:p w:rsidR="007A3F9E" w:rsidRPr="00561AC4" w:rsidRDefault="007A3F9E" w:rsidP="00171E5A">
      <w:pPr>
        <w:rPr>
          <w:rFonts w:asciiTheme="minorEastAsia" w:eastAsiaTheme="minorEastAsia" w:hAnsiTheme="minorEastAsia"/>
        </w:rPr>
      </w:pPr>
      <w:r w:rsidRPr="00561AC4">
        <w:rPr>
          <w:rFonts w:asciiTheme="minorEastAsia" w:eastAsiaTheme="minorEastAsia" w:hAnsiTheme="minorEastAsia" w:hint="eastAsia"/>
        </w:rPr>
        <w:t>（１２）施設外支援の実施</w:t>
      </w:r>
    </w:p>
    <w:p w:rsidR="007A3F9E" w:rsidRDefault="007A3F9E" w:rsidP="00171E5A">
      <w:pPr>
        <w:rPr>
          <w:ins w:id="4" w:author="作成者"/>
          <w:rFonts w:asciiTheme="minorEastAsia" w:eastAsiaTheme="minorEastAsia" w:hAnsiTheme="minorEastAsia"/>
        </w:rPr>
      </w:pPr>
      <w:r w:rsidRPr="00561AC4">
        <w:rPr>
          <w:rFonts w:asciiTheme="minorEastAsia" w:eastAsiaTheme="minorEastAsia" w:hAnsiTheme="minorEastAsia" w:hint="eastAsia"/>
        </w:rPr>
        <w:t>（１３）施設外就労の実施</w:t>
      </w:r>
    </w:p>
    <w:p w:rsidR="00C22596" w:rsidRPr="00561AC4" w:rsidRDefault="00C22596" w:rsidP="00171E5A">
      <w:pPr>
        <w:rPr>
          <w:rFonts w:asciiTheme="minorEastAsia" w:eastAsiaTheme="minorEastAsia" w:hAnsiTheme="minorEastAsia"/>
        </w:rPr>
      </w:pPr>
      <w:ins w:id="5" w:author="作成者">
        <w:r>
          <w:rPr>
            <w:rFonts w:asciiTheme="minorEastAsia" w:eastAsiaTheme="minorEastAsia" w:hAnsiTheme="minorEastAsia" w:hint="eastAsia"/>
          </w:rPr>
          <w:t>（１４）送迎サービス</w:t>
        </w:r>
      </w:ins>
    </w:p>
    <w:p w:rsidR="00171E5A" w:rsidRPr="00561AC4" w:rsidRDefault="007A3F9E" w:rsidP="00171E5A">
      <w:pPr>
        <w:rPr>
          <w:rFonts w:asciiTheme="minorEastAsia" w:eastAsiaTheme="minorEastAsia" w:hAnsiTheme="minorEastAsia"/>
        </w:rPr>
      </w:pPr>
      <w:r w:rsidRPr="00561AC4">
        <w:rPr>
          <w:rFonts w:asciiTheme="minorEastAsia" w:eastAsiaTheme="minorEastAsia" w:hAnsiTheme="minorEastAsia" w:hint="eastAsia"/>
        </w:rPr>
        <w:t>（１</w:t>
      </w:r>
      <w:ins w:id="6" w:author="作成者">
        <w:r w:rsidR="00C22596">
          <w:rPr>
            <w:rFonts w:asciiTheme="minorEastAsia" w:eastAsiaTheme="minorEastAsia" w:hAnsiTheme="minorEastAsia" w:hint="eastAsia"/>
          </w:rPr>
          <w:t>５</w:t>
        </w:r>
      </w:ins>
      <w:del w:id="7" w:author="作成者">
        <w:r w:rsidRPr="00561AC4" w:rsidDel="00C22596">
          <w:rPr>
            <w:rFonts w:asciiTheme="minorEastAsia" w:eastAsiaTheme="minorEastAsia" w:hAnsiTheme="minorEastAsia" w:hint="eastAsia"/>
          </w:rPr>
          <w:delText>４</w:delText>
        </w:r>
      </w:del>
      <w:r w:rsidR="00171E5A" w:rsidRPr="00561AC4">
        <w:rPr>
          <w:rFonts w:asciiTheme="minorEastAsia" w:eastAsiaTheme="minorEastAsia" w:hAnsiTheme="minorEastAsia" w:hint="eastAsia"/>
        </w:rPr>
        <w:t>）前各号に掲げる便宜に附帯する便宜</w:t>
      </w:r>
    </w:p>
    <w:p w:rsidR="00171E5A" w:rsidRPr="00561AC4" w:rsidRDefault="007A3F9E" w:rsidP="00171E5A">
      <w:pPr>
        <w:ind w:leftChars="300" w:left="630"/>
        <w:rPr>
          <w:rFonts w:asciiTheme="minorEastAsia" w:eastAsiaTheme="minorEastAsia" w:hAnsiTheme="minorEastAsia"/>
        </w:rPr>
      </w:pPr>
      <w:r w:rsidRPr="00561AC4">
        <w:rPr>
          <w:rFonts w:asciiTheme="minorEastAsia" w:eastAsiaTheme="minorEastAsia" w:hAnsiTheme="minorEastAsia" w:hint="eastAsia"/>
        </w:rPr>
        <w:t>（２）から（１３</w:t>
      </w:r>
      <w:r w:rsidR="00171E5A" w:rsidRPr="00561AC4">
        <w:rPr>
          <w:rFonts w:asciiTheme="minorEastAsia" w:eastAsiaTheme="minorEastAsia" w:hAnsiTheme="minorEastAsia" w:hint="eastAsia"/>
        </w:rPr>
        <w:t>）に附帯するその他必要な介護、訓練、支援、相談、助言。</w:t>
      </w:r>
    </w:p>
    <w:p w:rsidR="00171E5A" w:rsidRPr="00561AC4" w:rsidRDefault="00171E5A" w:rsidP="00171E5A">
      <w:pPr>
        <w:ind w:left="210" w:hangingChars="100" w:hanging="210"/>
        <w:rPr>
          <w:rFonts w:asciiTheme="minorEastAsia" w:eastAsiaTheme="minorEastAsia" w:hAnsiTheme="minorEastAsia"/>
        </w:rPr>
      </w:pP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（利用者から受領する費用の額等）</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lastRenderedPageBreak/>
        <w:t>２　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３　前二項のほか、次に定める費用については、利用者から徴収するものとする。</w:t>
      </w:r>
    </w:p>
    <w:p w:rsidR="00171E5A" w:rsidRPr="00561AC4" w:rsidRDefault="00171E5A" w:rsidP="00171E5A">
      <w:pPr>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１</w:t>
      </w: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昼食費及び</w:t>
      </w:r>
      <w:r w:rsidRPr="00561AC4">
        <w:rPr>
          <w:rFonts w:asciiTheme="minorEastAsia" w:eastAsiaTheme="minorEastAsia" w:hAnsiTheme="minorEastAsia" w:hint="eastAsia"/>
        </w:rPr>
        <w:t>日用品費の実費</w:t>
      </w:r>
    </w:p>
    <w:p w:rsidR="00171E5A" w:rsidRPr="00561AC4" w:rsidRDefault="00171E5A" w:rsidP="00854B6B">
      <w:pPr>
        <w:ind w:left="630" w:hangingChars="300" w:hanging="630"/>
        <w:rPr>
          <w:rFonts w:asciiTheme="minorEastAsia" w:eastAsiaTheme="minorEastAsia" w:hAnsiTheme="minorEastAsia"/>
        </w:rPr>
      </w:pPr>
      <w:r w:rsidRPr="00561AC4">
        <w:rPr>
          <w:rFonts w:asciiTheme="minorEastAsia" w:eastAsiaTheme="minorEastAsia" w:hAnsiTheme="minorEastAsia" w:hint="eastAsia"/>
        </w:rPr>
        <w:t>（</w:t>
      </w:r>
      <w:r w:rsidR="00854B6B" w:rsidRPr="00561AC4">
        <w:rPr>
          <w:rFonts w:asciiTheme="minorEastAsia" w:eastAsiaTheme="minorEastAsia" w:hAnsiTheme="minorEastAsia" w:hint="eastAsia"/>
        </w:rPr>
        <w:t>２</w:t>
      </w:r>
      <w:r w:rsidRPr="00561AC4">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561AC4" w:rsidRDefault="00171E5A" w:rsidP="00854B6B">
      <w:pPr>
        <w:ind w:leftChars="100" w:left="210"/>
        <w:rPr>
          <w:rFonts w:asciiTheme="minorEastAsia" w:eastAsiaTheme="minorEastAsia" w:hAnsiTheme="minorEastAsia"/>
          <w:i/>
        </w:rPr>
      </w:pPr>
      <w:r w:rsidRPr="00561AC4">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561AC4" w:rsidRDefault="00171E5A" w:rsidP="00171E5A">
      <w:pPr>
        <w:ind w:left="210" w:hangingChars="100" w:hanging="210"/>
        <w:rPr>
          <w:rFonts w:asciiTheme="minorEastAsia" w:eastAsiaTheme="minorEastAsia" w:hAnsiTheme="minorEastAsia"/>
        </w:rPr>
      </w:pPr>
    </w:p>
    <w:p w:rsidR="007A3F9E" w:rsidRPr="00561AC4" w:rsidRDefault="007A3F9E"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（施設外就労）</w:t>
      </w:r>
    </w:p>
    <w:p w:rsidR="007A3F9E" w:rsidRPr="00561AC4" w:rsidRDefault="007A3F9E"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第１０条　事業所は、一般就労への移行を図るため、利用者と職員がユニットを組み、企業から請け負った作業を当該企業内で行う施設外就労の実施に努める。</w:t>
      </w:r>
    </w:p>
    <w:p w:rsidR="00EC3901" w:rsidRPr="00561AC4" w:rsidRDefault="00EC3901"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２　施設外就労は期間を定めないものとする。</w:t>
      </w:r>
    </w:p>
    <w:p w:rsidR="007A3F9E" w:rsidRPr="00561AC4" w:rsidRDefault="007A3F9E" w:rsidP="00171E5A">
      <w:pPr>
        <w:ind w:left="210" w:hangingChars="100" w:hanging="210"/>
        <w:rPr>
          <w:rFonts w:asciiTheme="minorEastAsia" w:eastAsiaTheme="minorEastAsia" w:hAnsiTheme="minorEastAsia"/>
        </w:rPr>
      </w:pPr>
    </w:p>
    <w:p w:rsidR="00171E5A" w:rsidRPr="00561AC4" w:rsidRDefault="00171E5A" w:rsidP="00171E5A">
      <w:pPr>
        <w:ind w:left="210" w:hangingChars="100" w:hanging="210"/>
        <w:rPr>
          <w:rFonts w:asciiTheme="minorEastAsia" w:eastAsiaTheme="minorEastAsia" w:hAnsiTheme="minorEastAsia"/>
        </w:rPr>
      </w:pPr>
      <w:r w:rsidRPr="00561AC4">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EC3901">
        <w:rPr>
          <w:rFonts w:asciiTheme="minorEastAsia" w:eastAsiaTheme="minorEastAsia" w:hAnsiTheme="minorEastAsia" w:hint="eastAsia"/>
        </w:rPr>
        <w:t>１</w:t>
      </w:r>
      <w:r w:rsidRPr="00645EAB">
        <w:rPr>
          <w:rFonts w:asciiTheme="minorEastAsia" w:eastAsiaTheme="minorEastAsia" w:hAnsiTheme="minorEastAsia" w:hint="eastAsia"/>
        </w:rPr>
        <w:t>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w:t>
      </w:r>
      <w:r w:rsidR="00EC3901">
        <w:rPr>
          <w:rFonts w:asciiTheme="minorEastAsia" w:eastAsiaTheme="minorEastAsia" w:hAnsiTheme="minorEastAsia" w:hint="eastAsia"/>
        </w:rPr>
        <w:t>２</w:t>
      </w:r>
      <w:r w:rsidRPr="00645EAB">
        <w:rPr>
          <w:rFonts w:asciiTheme="minorEastAsia" w:eastAsiaTheme="minorEastAsia" w:hAnsiTheme="minorEastAsia" w:hint="eastAsia"/>
        </w:rPr>
        <w:t>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EC3901">
        <w:rPr>
          <w:rFonts w:asciiTheme="minorEastAsia" w:eastAsiaTheme="minorEastAsia" w:hAnsiTheme="minorEastAsia" w:hint="eastAsia"/>
        </w:rPr>
        <w:t>３</w:t>
      </w:r>
      <w:r w:rsidRPr="00645EAB">
        <w:rPr>
          <w:rFonts w:asciiTheme="minorEastAsia" w:eastAsiaTheme="minorEastAsia" w:hAnsiTheme="minorEastAsia" w:hint="eastAsia"/>
        </w:rPr>
        <w:t>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w:t>
      </w:r>
      <w:r w:rsidRPr="00645EAB">
        <w:rPr>
          <w:rFonts w:asciiTheme="minorEastAsia" w:eastAsiaTheme="minorEastAsia" w:hAnsiTheme="minorEastAsia" w:hint="eastAsia"/>
        </w:rPr>
        <w:lastRenderedPageBreak/>
        <w:t>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EC3901">
        <w:rPr>
          <w:rFonts w:asciiTheme="minorEastAsia" w:eastAsiaTheme="minorEastAsia" w:hAnsiTheme="minorEastAsia" w:hint="eastAsia"/>
        </w:rPr>
        <w:t>４</w:t>
      </w:r>
      <w:r w:rsidRPr="00645EAB">
        <w:rPr>
          <w:rFonts w:asciiTheme="minorEastAsia" w:eastAsiaTheme="minorEastAsia" w:hAnsiTheme="minorEastAsia" w:hint="eastAsia"/>
        </w:rPr>
        <w:t>条　通常の事業の実施地域は、</w:t>
      </w:r>
      <w:ins w:id="8" w:author="作成者">
        <w:r w:rsidR="008F1386">
          <w:rPr>
            <w:rFonts w:asciiTheme="minorEastAsia" w:eastAsiaTheme="minorEastAsia" w:hAnsiTheme="minorEastAsia" w:hint="eastAsia"/>
          </w:rPr>
          <w:t>西条</w:t>
        </w:r>
      </w:ins>
      <w:del w:id="9" w:author="作成者">
        <w:r w:rsidR="00DD40F7" w:rsidRPr="00645EAB" w:rsidDel="008F1386">
          <w:rPr>
            <w:rFonts w:asciiTheme="minorEastAsia" w:eastAsiaTheme="minorEastAsia" w:hAnsiTheme="minorEastAsia" w:hint="eastAsia"/>
          </w:rPr>
          <w:delText>尾道</w:delText>
        </w:r>
      </w:del>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EC3901">
        <w:rPr>
          <w:rFonts w:asciiTheme="minorEastAsia" w:eastAsiaTheme="minorEastAsia" w:hAnsiTheme="minorEastAsia" w:hint="eastAsia"/>
        </w:rPr>
        <w:t>５</w:t>
      </w:r>
      <w:r w:rsidRPr="00645EAB">
        <w:rPr>
          <w:rFonts w:asciiTheme="minorEastAsia" w:eastAsiaTheme="minorEastAsia" w:hAnsiTheme="minorEastAsia" w:hint="eastAsia"/>
        </w:rPr>
        <w:t>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EC3901">
        <w:rPr>
          <w:rFonts w:asciiTheme="minorEastAsia" w:eastAsiaTheme="minorEastAsia" w:hAnsiTheme="minorEastAsia" w:hint="eastAsia"/>
        </w:rPr>
        <w:t>６</w:t>
      </w:r>
      <w:r w:rsidRPr="00645EAB">
        <w:rPr>
          <w:rFonts w:asciiTheme="minorEastAsia" w:eastAsiaTheme="minorEastAsia" w:hAnsiTheme="minorEastAsia" w:hint="eastAsia"/>
        </w:rPr>
        <w:t>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w:t>
      </w:r>
      <w:r w:rsidRPr="00645EAB">
        <w:rPr>
          <w:rFonts w:asciiTheme="minorEastAsia" w:eastAsiaTheme="minorEastAsia" w:hAnsiTheme="minorEastAsia" w:hint="eastAsia"/>
        </w:rPr>
        <w:lastRenderedPageBreak/>
        <w:t>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EC3901">
        <w:rPr>
          <w:rFonts w:asciiTheme="minorEastAsia" w:eastAsiaTheme="minorEastAsia" w:hAnsiTheme="minorEastAsia" w:hint="eastAsia"/>
        </w:rPr>
        <w:t>７</w:t>
      </w:r>
      <w:r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r w:rsidR="00EC3901">
        <w:rPr>
          <w:rFonts w:asciiTheme="minorEastAsia" w:eastAsiaTheme="minorEastAsia" w:hAnsiTheme="minorEastAsia" w:hint="eastAsia"/>
        </w:rPr>
        <w:t>８</w:t>
      </w:r>
      <w:r w:rsidRPr="00645EAB">
        <w:rPr>
          <w:rFonts w:asciiTheme="minorEastAsia" w:eastAsiaTheme="minorEastAsia" w:hAnsiTheme="minorEastAsia" w:hint="eastAsia"/>
        </w:rPr>
        <w:t>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lastRenderedPageBreak/>
        <w:t>第１</w:t>
      </w:r>
      <w:r w:rsidR="00EC3901">
        <w:rPr>
          <w:rFonts w:asciiTheme="minorEastAsia" w:eastAsiaTheme="minorEastAsia" w:hAnsiTheme="minorEastAsia" w:hint="eastAsia"/>
        </w:rPr>
        <w:t>９</w:t>
      </w:r>
      <w:r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w:t>
      </w:r>
      <w:r w:rsidR="00EC3901">
        <w:rPr>
          <w:rFonts w:asciiTheme="minorEastAsia" w:eastAsiaTheme="minorEastAsia" w:hAnsiTheme="minorEastAsia" w:hint="eastAsia"/>
        </w:rPr>
        <w:t>２０</w:t>
      </w:r>
      <w:r w:rsidRPr="00645EAB">
        <w:rPr>
          <w:rFonts w:asciiTheme="minorEastAsia" w:eastAsiaTheme="minorEastAsia" w:hAnsiTheme="minorEastAsia" w:hint="eastAsia"/>
        </w:rPr>
        <w:t>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Default="00A01A95" w:rsidP="00171E5A">
      <w:pPr>
        <w:rPr>
          <w:rFonts w:asciiTheme="minorEastAsia" w:eastAsiaTheme="minorEastAsia" w:hAnsiTheme="minorEastAsia"/>
        </w:rPr>
      </w:pPr>
      <w:r>
        <w:rPr>
          <w:rFonts w:asciiTheme="minorEastAsia" w:eastAsiaTheme="minorEastAsia" w:hAnsiTheme="minorEastAsia" w:hint="eastAsia"/>
        </w:rPr>
        <w:t>この規程は、平成２７</w:t>
      </w:r>
      <w:r w:rsidR="004C7EB0" w:rsidRPr="00645EAB">
        <w:rPr>
          <w:rFonts w:asciiTheme="minorEastAsia" w:eastAsiaTheme="minorEastAsia" w:hAnsiTheme="minorEastAsia" w:hint="eastAsia"/>
        </w:rPr>
        <w:t>年</w:t>
      </w:r>
      <w:r w:rsidR="0053179B">
        <w:rPr>
          <w:rFonts w:asciiTheme="minorEastAsia" w:eastAsiaTheme="minorEastAsia" w:hAnsiTheme="minorEastAsia" w:hint="eastAsia"/>
        </w:rPr>
        <w:t>２</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p w:rsidR="007A3F9E" w:rsidRDefault="007A3F9E" w:rsidP="00171E5A">
      <w:pPr>
        <w:rPr>
          <w:ins w:id="10" w:author="作成者"/>
          <w:rFonts w:asciiTheme="minorEastAsia" w:eastAsiaTheme="minorEastAsia" w:hAnsiTheme="minorEastAsia"/>
        </w:rPr>
      </w:pPr>
      <w:r>
        <w:rPr>
          <w:rFonts w:asciiTheme="minorEastAsia" w:eastAsiaTheme="minorEastAsia" w:hAnsiTheme="minorEastAsia" w:hint="eastAsia"/>
        </w:rPr>
        <w:t>この規程は、改正は平成２７年３月１日から運用する。</w:t>
      </w:r>
    </w:p>
    <w:p w:rsidR="00C22596" w:rsidRPr="00645EAB" w:rsidRDefault="00C22596" w:rsidP="00171E5A">
      <w:pPr>
        <w:rPr>
          <w:rFonts w:asciiTheme="minorEastAsia" w:eastAsiaTheme="minorEastAsia" w:hAnsiTheme="minorEastAsia"/>
        </w:rPr>
      </w:pPr>
      <w:ins w:id="11" w:author="作成者">
        <w:del w:id="12" w:author="作成者">
          <w:r w:rsidDel="008F1386">
            <w:rPr>
              <w:rFonts w:asciiTheme="minorEastAsia" w:eastAsiaTheme="minorEastAsia" w:hAnsiTheme="minorEastAsia" w:hint="eastAsia"/>
            </w:rPr>
            <w:delText>この規程は、改正は平成２７年３月２１日から運用する。</w:delText>
          </w:r>
        </w:del>
      </w:ins>
    </w:p>
    <w:sectPr w:rsidR="00C22596"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7BAF" w:rsidRDefault="00877BAF" w:rsidP="00C54FEC">
      <w:r>
        <w:separator/>
      </w:r>
    </w:p>
  </w:endnote>
  <w:endnote w:type="continuationSeparator" w:id="0">
    <w:p w:rsidR="00877BAF" w:rsidRDefault="00877BAF"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7BAF" w:rsidRDefault="00877BAF" w:rsidP="00C54FEC">
      <w:r>
        <w:separator/>
      </w:r>
    </w:p>
  </w:footnote>
  <w:footnote w:type="continuationSeparator" w:id="0">
    <w:p w:rsidR="00877BAF" w:rsidRDefault="00877BAF" w:rsidP="00C54F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bordersDoNotSurroundHeader/>
  <w:bordersDoNotSurroundFooter/>
  <w:trackRevisions/>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E5A"/>
    <w:rsid w:val="00052E3E"/>
    <w:rsid w:val="000D074F"/>
    <w:rsid w:val="0014785B"/>
    <w:rsid w:val="0015292C"/>
    <w:rsid w:val="001605D9"/>
    <w:rsid w:val="00171E5A"/>
    <w:rsid w:val="001C523D"/>
    <w:rsid w:val="001E18BF"/>
    <w:rsid w:val="002B2C01"/>
    <w:rsid w:val="002F47DD"/>
    <w:rsid w:val="00326BE5"/>
    <w:rsid w:val="003A1671"/>
    <w:rsid w:val="00455659"/>
    <w:rsid w:val="0045698A"/>
    <w:rsid w:val="004C7EB0"/>
    <w:rsid w:val="005042CD"/>
    <w:rsid w:val="00524BD3"/>
    <w:rsid w:val="0053179B"/>
    <w:rsid w:val="00561AC4"/>
    <w:rsid w:val="00561C60"/>
    <w:rsid w:val="005B7D23"/>
    <w:rsid w:val="0060339D"/>
    <w:rsid w:val="0060350A"/>
    <w:rsid w:val="00645EAB"/>
    <w:rsid w:val="00693DB2"/>
    <w:rsid w:val="006A2BBF"/>
    <w:rsid w:val="006A7929"/>
    <w:rsid w:val="00751AAA"/>
    <w:rsid w:val="00780028"/>
    <w:rsid w:val="007A3F9E"/>
    <w:rsid w:val="00824DE1"/>
    <w:rsid w:val="00854B6B"/>
    <w:rsid w:val="00863B4F"/>
    <w:rsid w:val="00877BAF"/>
    <w:rsid w:val="00884812"/>
    <w:rsid w:val="008953EC"/>
    <w:rsid w:val="008C1914"/>
    <w:rsid w:val="008F1386"/>
    <w:rsid w:val="008F6A13"/>
    <w:rsid w:val="0090176F"/>
    <w:rsid w:val="00903C99"/>
    <w:rsid w:val="009D6C10"/>
    <w:rsid w:val="009D7AC3"/>
    <w:rsid w:val="00A01A95"/>
    <w:rsid w:val="00AE3B90"/>
    <w:rsid w:val="00B74D9B"/>
    <w:rsid w:val="00C22596"/>
    <w:rsid w:val="00C54FEC"/>
    <w:rsid w:val="00C6224C"/>
    <w:rsid w:val="00C77AF7"/>
    <w:rsid w:val="00CC3110"/>
    <w:rsid w:val="00D77401"/>
    <w:rsid w:val="00D839BB"/>
    <w:rsid w:val="00DD40F7"/>
    <w:rsid w:val="00EB6BAB"/>
    <w:rsid w:val="00EC3901"/>
    <w:rsid w:val="00F30EB9"/>
    <w:rsid w:val="00F34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44D29-A978-4956-B2D8-7F219D20C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953</Words>
  <Characters>5438</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2015-03-21T02:02:00Z</dcterms:created>
  <dcterms:modified xsi:type="dcterms:W3CDTF">2015-03-24T23:49:00Z</dcterms:modified>
</cp:coreProperties>
</file>