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A01A95"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カイト西条</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という。）及び「愛媛県指定障害福祉サービスの事業等の人員、設備及び運営に関する基準等を定める条例」（平成24年10月23日条例第53号）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A01A95">
        <w:rPr>
          <w:rFonts w:asciiTheme="minorEastAsia" w:eastAsiaTheme="minorEastAsia" w:hAnsiTheme="minorEastAsia" w:hint="eastAsia"/>
        </w:rPr>
        <w:t>カイト西条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53179B" w:rsidRPr="0053179B">
        <w:rPr>
          <w:rFonts w:asciiTheme="minorEastAsia" w:eastAsiaTheme="minorEastAsia" w:hAnsiTheme="minorEastAsia" w:hint="eastAsia"/>
        </w:rPr>
        <w:t>愛媛県西条市今在家1077番地3</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C77AF7">
        <w:rPr>
          <w:rFonts w:asciiTheme="minorEastAsia" w:eastAsiaTheme="minorEastAsia" w:hAnsiTheme="minorEastAsia" w:hint="eastAsia"/>
        </w:rPr>
        <w:t>６</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561AC4"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w:t>
      </w:r>
      <w:r w:rsidRPr="00561AC4">
        <w:rPr>
          <w:rFonts w:asciiTheme="minorEastAsia" w:eastAsiaTheme="minorEastAsia" w:hAnsiTheme="minorEastAsia" w:hint="eastAsia"/>
        </w:rPr>
        <w:t>８）職場定着支援</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（９）生活相談</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（１０）健康管理</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（１１）訪問支援</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（１２）施設外支援の実施</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（１３）施設外就労の実施</w:t>
      </w:r>
    </w:p>
    <w:p w:rsidR="00171E5A"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（１４</w:t>
      </w:r>
      <w:r w:rsidR="00171E5A" w:rsidRPr="00561AC4">
        <w:rPr>
          <w:rFonts w:asciiTheme="minorEastAsia" w:eastAsiaTheme="minorEastAsia" w:hAnsiTheme="minorEastAsia" w:hint="eastAsia"/>
        </w:rPr>
        <w:t>）前各号に掲げる便宜に附帯する便宜</w:t>
      </w:r>
    </w:p>
    <w:p w:rsidR="00171E5A" w:rsidRPr="00561AC4" w:rsidRDefault="007A3F9E" w:rsidP="00171E5A">
      <w:pPr>
        <w:ind w:leftChars="300" w:left="630"/>
        <w:rPr>
          <w:rFonts w:asciiTheme="minorEastAsia" w:eastAsiaTheme="minorEastAsia" w:hAnsiTheme="minorEastAsia"/>
        </w:rPr>
      </w:pPr>
      <w:r w:rsidRPr="00561AC4">
        <w:rPr>
          <w:rFonts w:asciiTheme="minorEastAsia" w:eastAsiaTheme="minorEastAsia" w:hAnsiTheme="minorEastAsia" w:hint="eastAsia"/>
        </w:rPr>
        <w:t>（２）から（１３</w:t>
      </w:r>
      <w:r w:rsidR="00171E5A" w:rsidRPr="00561AC4">
        <w:rPr>
          <w:rFonts w:asciiTheme="minorEastAsia" w:eastAsiaTheme="minorEastAsia" w:hAnsiTheme="minorEastAsia" w:hint="eastAsia"/>
        </w:rPr>
        <w:t>）に附帯するその他必要な介護、訓練、支援、相談、助言。</w:t>
      </w:r>
    </w:p>
    <w:p w:rsidR="00171E5A" w:rsidRPr="00561AC4" w:rsidRDefault="00171E5A" w:rsidP="00171E5A">
      <w:pPr>
        <w:ind w:left="210" w:hangingChars="100" w:hanging="210"/>
        <w:rPr>
          <w:rFonts w:asciiTheme="minorEastAsia" w:eastAsiaTheme="minorEastAsia" w:hAnsiTheme="minorEastAsia"/>
        </w:rPr>
      </w:pP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（利用者から受領する費用の額等）</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２　法定代理受領を行わない指定就労継続支援Ｂ型を提供した際は、利用者から当該指定</w:t>
      </w:r>
      <w:r w:rsidRPr="00561AC4">
        <w:rPr>
          <w:rFonts w:asciiTheme="minorEastAsia" w:eastAsiaTheme="minorEastAsia" w:hAnsiTheme="minorEastAsia" w:hint="eastAsia"/>
        </w:rPr>
        <w:lastRenderedPageBreak/>
        <w:t>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３　前二項のほか、次に定める費用については、利用者から徴収するものとする。</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１</w:t>
      </w: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昼食費及び</w:t>
      </w:r>
      <w:r w:rsidRPr="00561AC4">
        <w:rPr>
          <w:rFonts w:asciiTheme="minorEastAsia" w:eastAsiaTheme="minorEastAsia" w:hAnsiTheme="minorEastAsia" w:hint="eastAsia"/>
        </w:rPr>
        <w:t>日用品費の実費</w:t>
      </w:r>
    </w:p>
    <w:p w:rsidR="00171E5A" w:rsidRPr="00561AC4" w:rsidRDefault="00171E5A" w:rsidP="00854B6B">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２</w:t>
      </w:r>
      <w:r w:rsidRPr="00561AC4">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561AC4" w:rsidRDefault="00171E5A" w:rsidP="00854B6B">
      <w:pPr>
        <w:ind w:leftChars="100" w:left="210"/>
        <w:rPr>
          <w:rFonts w:asciiTheme="minorEastAsia" w:eastAsiaTheme="minorEastAsia" w:hAnsiTheme="minorEastAsia"/>
          <w:i/>
        </w:rPr>
      </w:pPr>
      <w:r w:rsidRPr="00561AC4">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561AC4" w:rsidRDefault="00171E5A" w:rsidP="00171E5A">
      <w:pPr>
        <w:ind w:left="210" w:hangingChars="100" w:hanging="210"/>
        <w:rPr>
          <w:ins w:id="0" w:author="user" w:date="2015-02-24T08:27:00Z"/>
          <w:rFonts w:asciiTheme="minorEastAsia" w:eastAsiaTheme="minorEastAsia" w:hAnsiTheme="minorEastAsia"/>
        </w:rPr>
      </w:pPr>
    </w:p>
    <w:p w:rsidR="007A3F9E" w:rsidRPr="00561AC4" w:rsidRDefault="007A3F9E" w:rsidP="00171E5A">
      <w:pPr>
        <w:ind w:left="210" w:hangingChars="100" w:hanging="210"/>
        <w:rPr>
          <w:ins w:id="1" w:author="user" w:date="2015-02-24T08:27:00Z"/>
          <w:rFonts w:asciiTheme="minorEastAsia" w:eastAsiaTheme="minorEastAsia" w:hAnsiTheme="minorEastAsia"/>
        </w:rPr>
      </w:pPr>
      <w:ins w:id="2" w:author="user" w:date="2015-02-24T08:27:00Z">
        <w:r w:rsidRPr="00561AC4">
          <w:rPr>
            <w:rFonts w:asciiTheme="minorEastAsia" w:eastAsiaTheme="minorEastAsia" w:hAnsiTheme="minorEastAsia" w:hint="eastAsia"/>
          </w:rPr>
          <w:t>（施設外就労）</w:t>
        </w:r>
      </w:ins>
    </w:p>
    <w:p w:rsidR="007A3F9E" w:rsidRPr="00561AC4" w:rsidRDefault="007A3F9E" w:rsidP="00171E5A">
      <w:pPr>
        <w:ind w:left="210" w:hangingChars="100" w:hanging="210"/>
        <w:rPr>
          <w:ins w:id="3" w:author="user" w:date="2015-02-24T08:29:00Z"/>
          <w:rFonts w:asciiTheme="minorEastAsia" w:eastAsiaTheme="minorEastAsia" w:hAnsiTheme="minorEastAsia"/>
        </w:rPr>
      </w:pPr>
      <w:ins w:id="4" w:author="user" w:date="2015-02-24T08:28:00Z">
        <w:r w:rsidRPr="00561AC4">
          <w:rPr>
            <w:rFonts w:asciiTheme="minorEastAsia" w:eastAsiaTheme="minorEastAsia" w:hAnsiTheme="minorEastAsia" w:hint="eastAsia"/>
          </w:rPr>
          <w:t>第１０条　事業所は、一般就労への移行を図るため、利用者と職員がユニットを組み、企業から請け負った作業を当該企業内で行う</w:t>
        </w:r>
      </w:ins>
      <w:ins w:id="5" w:author="user" w:date="2015-02-24T08:29:00Z">
        <w:r w:rsidRPr="00561AC4">
          <w:rPr>
            <w:rFonts w:asciiTheme="minorEastAsia" w:eastAsiaTheme="minorEastAsia" w:hAnsiTheme="minorEastAsia" w:hint="eastAsia"/>
          </w:rPr>
          <w:t>施設外就労の実施に努める。</w:t>
        </w:r>
      </w:ins>
    </w:p>
    <w:p w:rsidR="00EC3901" w:rsidRPr="00561AC4" w:rsidRDefault="00EC3901" w:rsidP="00171E5A">
      <w:pPr>
        <w:ind w:left="210" w:hangingChars="100" w:hanging="210"/>
        <w:rPr>
          <w:ins w:id="6" w:author="user" w:date="2015-02-24T08:27:00Z"/>
          <w:rFonts w:asciiTheme="minorEastAsia" w:eastAsiaTheme="minorEastAsia" w:hAnsiTheme="minorEastAsia"/>
        </w:rPr>
      </w:pPr>
      <w:ins w:id="7" w:author="user" w:date="2015-02-24T08:29:00Z">
        <w:r w:rsidRPr="00561AC4">
          <w:rPr>
            <w:rFonts w:asciiTheme="minorEastAsia" w:eastAsiaTheme="minorEastAsia" w:hAnsiTheme="minorEastAsia" w:hint="eastAsia"/>
          </w:rPr>
          <w:t>２　施設外就労は期間を定めないものとする。</w:t>
        </w:r>
      </w:ins>
    </w:p>
    <w:p w:rsidR="007A3F9E" w:rsidRPr="00561AC4" w:rsidRDefault="007A3F9E" w:rsidP="00171E5A">
      <w:pPr>
        <w:ind w:left="210" w:hangingChars="100" w:hanging="210"/>
        <w:rPr>
          <w:rFonts w:asciiTheme="minorEastAsia" w:eastAsiaTheme="minorEastAsia" w:hAnsiTheme="minorEastAsia"/>
        </w:rPr>
      </w:pP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8" w:author="user" w:date="2015-02-24T08:29:00Z">
        <w:r w:rsidR="00EC3901">
          <w:rPr>
            <w:rFonts w:asciiTheme="minorEastAsia" w:eastAsiaTheme="minorEastAsia" w:hAnsiTheme="minorEastAsia" w:hint="eastAsia"/>
          </w:rPr>
          <w:t>１</w:t>
        </w:r>
      </w:ins>
      <w:del w:id="9" w:author="user" w:date="2015-02-24T08:29:00Z">
        <w:r w:rsidRPr="00645EAB" w:rsidDel="00EC3901">
          <w:rPr>
            <w:rFonts w:asciiTheme="minorEastAsia" w:eastAsiaTheme="minorEastAsia" w:hAnsiTheme="minorEastAsia" w:hint="eastAsia"/>
          </w:rPr>
          <w:delText>０</w:delText>
        </w:r>
      </w:del>
      <w:r w:rsidRPr="00645EAB">
        <w:rPr>
          <w:rFonts w:asciiTheme="minorEastAsia" w:eastAsiaTheme="minorEastAsia" w:hAnsiTheme="minorEastAsia" w:hint="eastAsia"/>
        </w:rPr>
        <w:t>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ins w:id="10" w:author="user" w:date="2015-02-24T08:29:00Z">
        <w:r w:rsidR="00EC3901">
          <w:rPr>
            <w:rFonts w:asciiTheme="minorEastAsia" w:eastAsiaTheme="minorEastAsia" w:hAnsiTheme="minorEastAsia" w:hint="eastAsia"/>
          </w:rPr>
          <w:t>２</w:t>
        </w:r>
      </w:ins>
      <w:del w:id="11" w:author="user" w:date="2015-02-24T08:29:00Z">
        <w:r w:rsidRPr="00645EAB" w:rsidDel="00EC3901">
          <w:rPr>
            <w:rFonts w:asciiTheme="minorEastAsia" w:eastAsiaTheme="minorEastAsia" w:hAnsiTheme="minorEastAsia" w:hint="eastAsia"/>
          </w:rPr>
          <w:delText>１</w:delText>
        </w:r>
      </w:del>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12" w:author="user" w:date="2015-02-24T08:29:00Z">
        <w:r w:rsidR="00EC3901">
          <w:rPr>
            <w:rFonts w:asciiTheme="minorEastAsia" w:eastAsiaTheme="minorEastAsia" w:hAnsiTheme="minorEastAsia" w:hint="eastAsia"/>
          </w:rPr>
          <w:t>３</w:t>
        </w:r>
      </w:ins>
      <w:del w:id="13" w:author="user" w:date="2015-02-24T08:29:00Z">
        <w:r w:rsidRPr="00645EAB" w:rsidDel="00EC3901">
          <w:rPr>
            <w:rFonts w:asciiTheme="minorEastAsia" w:eastAsiaTheme="minorEastAsia" w:hAnsiTheme="minorEastAsia" w:hint="eastAsia"/>
          </w:rPr>
          <w:delText>２</w:delText>
        </w:r>
      </w:del>
      <w:r w:rsidRPr="00645EAB">
        <w:rPr>
          <w:rFonts w:asciiTheme="minorEastAsia" w:eastAsiaTheme="minorEastAsia" w:hAnsiTheme="minorEastAsia" w:hint="eastAsia"/>
        </w:rPr>
        <w:t>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w:t>
      </w:r>
      <w:r w:rsidRPr="00645EAB">
        <w:rPr>
          <w:rFonts w:asciiTheme="minorEastAsia" w:eastAsiaTheme="minorEastAsia" w:hAnsiTheme="minorEastAsia" w:hint="eastAsia"/>
        </w:rPr>
        <w:lastRenderedPageBreak/>
        <w:t>第17条第1項に規定する負担上</w:t>
      </w:r>
      <w:bookmarkStart w:id="14" w:name="_GoBack"/>
      <w:bookmarkEnd w:id="14"/>
      <w:r w:rsidRPr="00645EAB">
        <w:rPr>
          <w:rFonts w:asciiTheme="minorEastAsia" w:eastAsiaTheme="minorEastAsia" w:hAnsiTheme="minorEastAsia" w:hint="eastAsia"/>
        </w:rPr>
        <w:t>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15" w:author="user" w:date="2015-02-24T08:29:00Z">
        <w:r w:rsidRPr="00645EAB" w:rsidDel="00EC3901">
          <w:rPr>
            <w:rFonts w:asciiTheme="minorEastAsia" w:eastAsiaTheme="minorEastAsia" w:hAnsiTheme="minorEastAsia" w:hint="eastAsia"/>
          </w:rPr>
          <w:delText>３</w:delText>
        </w:r>
      </w:del>
      <w:ins w:id="16" w:author="user" w:date="2015-02-24T08:29:00Z">
        <w:r w:rsidR="00EC3901">
          <w:rPr>
            <w:rFonts w:asciiTheme="minorEastAsia" w:eastAsiaTheme="minorEastAsia" w:hAnsiTheme="minorEastAsia" w:hint="eastAsia"/>
          </w:rPr>
          <w:t>４</w:t>
        </w:r>
      </w:ins>
      <w:r w:rsidRPr="00645EAB">
        <w:rPr>
          <w:rFonts w:asciiTheme="minorEastAsia" w:eastAsiaTheme="minorEastAsia" w:hAnsiTheme="minorEastAsia" w:hint="eastAsia"/>
        </w:rPr>
        <w:t>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17" w:author="user" w:date="2015-02-24T08:29:00Z">
        <w:r w:rsidR="00EC3901">
          <w:rPr>
            <w:rFonts w:asciiTheme="minorEastAsia" w:eastAsiaTheme="minorEastAsia" w:hAnsiTheme="minorEastAsia" w:hint="eastAsia"/>
          </w:rPr>
          <w:t>５</w:t>
        </w:r>
      </w:ins>
      <w:del w:id="18" w:author="user" w:date="2015-02-24T08:29:00Z">
        <w:r w:rsidRPr="00645EAB" w:rsidDel="00EC3901">
          <w:rPr>
            <w:rFonts w:asciiTheme="minorEastAsia" w:eastAsiaTheme="minorEastAsia" w:hAnsiTheme="minorEastAsia" w:hint="eastAsia"/>
          </w:rPr>
          <w:delText>４</w:delText>
        </w:r>
      </w:del>
      <w:r w:rsidRPr="00645EAB">
        <w:rPr>
          <w:rFonts w:asciiTheme="minorEastAsia" w:eastAsiaTheme="minorEastAsia" w:hAnsiTheme="minorEastAsia" w:hint="eastAsia"/>
        </w:rPr>
        <w:t>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19" w:author="user" w:date="2015-02-24T08:29:00Z">
        <w:r w:rsidRPr="00645EAB" w:rsidDel="00EC3901">
          <w:rPr>
            <w:rFonts w:asciiTheme="minorEastAsia" w:eastAsiaTheme="minorEastAsia" w:hAnsiTheme="minorEastAsia" w:hint="eastAsia"/>
          </w:rPr>
          <w:delText>５</w:delText>
        </w:r>
      </w:del>
      <w:ins w:id="20" w:author="user" w:date="2015-02-24T08:29:00Z">
        <w:r w:rsidR="00EC3901">
          <w:rPr>
            <w:rFonts w:asciiTheme="minorEastAsia" w:eastAsiaTheme="minorEastAsia" w:hAnsiTheme="minorEastAsia" w:hint="eastAsia"/>
          </w:rPr>
          <w:t>６</w:t>
        </w:r>
      </w:ins>
      <w:r w:rsidRPr="00645EAB">
        <w:rPr>
          <w:rFonts w:asciiTheme="minorEastAsia" w:eastAsiaTheme="minorEastAsia" w:hAnsiTheme="minorEastAsia" w:hint="eastAsia"/>
        </w:rPr>
        <w:t>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21" w:author="user" w:date="2015-02-24T08:29:00Z">
        <w:r w:rsidRPr="00645EAB" w:rsidDel="00EC3901">
          <w:rPr>
            <w:rFonts w:asciiTheme="minorEastAsia" w:eastAsiaTheme="minorEastAsia" w:hAnsiTheme="minorEastAsia" w:hint="eastAsia"/>
          </w:rPr>
          <w:delText>６</w:delText>
        </w:r>
      </w:del>
      <w:ins w:id="22" w:author="user" w:date="2015-02-24T08:29:00Z">
        <w:r w:rsidR="00EC3901">
          <w:rPr>
            <w:rFonts w:asciiTheme="minorEastAsia" w:eastAsiaTheme="minorEastAsia" w:hAnsiTheme="minorEastAsia" w:hint="eastAsia"/>
          </w:rPr>
          <w:t>７</w:t>
        </w:r>
      </w:ins>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23" w:author="user" w:date="2015-02-24T08:30:00Z">
        <w:r w:rsidRPr="00645EAB" w:rsidDel="00EC3901">
          <w:rPr>
            <w:rFonts w:asciiTheme="minorEastAsia" w:eastAsiaTheme="minorEastAsia" w:hAnsiTheme="minorEastAsia" w:hint="eastAsia"/>
          </w:rPr>
          <w:delText>７</w:delText>
        </w:r>
      </w:del>
      <w:ins w:id="24" w:author="user" w:date="2015-02-24T08:30:00Z">
        <w:r w:rsidR="00EC3901">
          <w:rPr>
            <w:rFonts w:asciiTheme="minorEastAsia" w:eastAsiaTheme="minorEastAsia" w:hAnsiTheme="minorEastAsia" w:hint="eastAsia"/>
          </w:rPr>
          <w:t>８</w:t>
        </w:r>
      </w:ins>
      <w:r w:rsidRPr="00645EAB">
        <w:rPr>
          <w:rFonts w:asciiTheme="minorEastAsia" w:eastAsiaTheme="minorEastAsia" w:hAnsiTheme="minorEastAsia" w:hint="eastAsia"/>
        </w:rPr>
        <w:t>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第１</w:t>
      </w:r>
      <w:del w:id="25" w:author="user" w:date="2015-02-24T08:30:00Z">
        <w:r w:rsidRPr="00645EAB" w:rsidDel="00EC3901">
          <w:rPr>
            <w:rFonts w:asciiTheme="minorEastAsia" w:eastAsiaTheme="minorEastAsia" w:hAnsiTheme="minorEastAsia" w:hint="eastAsia"/>
          </w:rPr>
          <w:delText>８</w:delText>
        </w:r>
      </w:del>
      <w:ins w:id="26" w:author="user" w:date="2015-02-24T08:30:00Z">
        <w:r w:rsidR="00EC3901">
          <w:rPr>
            <w:rFonts w:asciiTheme="minorEastAsia" w:eastAsiaTheme="minorEastAsia" w:hAnsiTheme="minorEastAsia" w:hint="eastAsia"/>
          </w:rPr>
          <w:t>９</w:t>
        </w:r>
      </w:ins>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利用者の人権の擁護、虐待の防止等のため、責任者を設置する等必要な体制の整</w:t>
      </w:r>
      <w:r w:rsidR="00854B6B" w:rsidRPr="00645EAB">
        <w:rPr>
          <w:rFonts w:asciiTheme="minorEastAsia" w:eastAsiaTheme="minorEastAsia" w:hAnsiTheme="minorEastAsia" w:hint="eastAsia"/>
        </w:rPr>
        <w:lastRenderedPageBreak/>
        <w:t>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del w:id="27" w:author="user" w:date="2015-02-24T08:30:00Z">
        <w:r w:rsidRPr="00645EAB" w:rsidDel="00EC3901">
          <w:rPr>
            <w:rFonts w:asciiTheme="minorEastAsia" w:eastAsiaTheme="minorEastAsia" w:hAnsiTheme="minorEastAsia" w:hint="eastAsia"/>
          </w:rPr>
          <w:delText>１９</w:delText>
        </w:r>
      </w:del>
      <w:ins w:id="28" w:author="user" w:date="2015-02-24T08:30:00Z">
        <w:r w:rsidR="00EC3901">
          <w:rPr>
            <w:rFonts w:asciiTheme="minorEastAsia" w:eastAsiaTheme="minorEastAsia" w:hAnsiTheme="minorEastAsia" w:hint="eastAsia"/>
          </w:rPr>
          <w:t>２０</w:t>
        </w:r>
      </w:ins>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A01A95" w:rsidP="00171E5A">
      <w:pPr>
        <w:rPr>
          <w:ins w:id="29" w:author="user" w:date="2015-02-24T08:26:00Z"/>
          <w:rFonts w:asciiTheme="minorEastAsia" w:eastAsiaTheme="minorEastAsia" w:hAnsiTheme="minorEastAsia"/>
        </w:rPr>
      </w:pPr>
      <w:r>
        <w:rPr>
          <w:rFonts w:asciiTheme="minorEastAsia" w:eastAsiaTheme="minorEastAsia" w:hAnsiTheme="minorEastAsia" w:hint="eastAsia"/>
        </w:rPr>
        <w:t>この規程は、平成２７</w:t>
      </w:r>
      <w:r w:rsidR="004C7EB0" w:rsidRPr="00645EAB">
        <w:rPr>
          <w:rFonts w:asciiTheme="minorEastAsia" w:eastAsiaTheme="minorEastAsia" w:hAnsiTheme="minorEastAsia" w:hint="eastAsia"/>
        </w:rPr>
        <w:t>年</w:t>
      </w:r>
      <w:r w:rsidR="0053179B">
        <w:rPr>
          <w:rFonts w:asciiTheme="minorEastAsia" w:eastAsiaTheme="minorEastAsia" w:hAnsiTheme="minorEastAsia" w:hint="eastAsia"/>
        </w:rPr>
        <w:t>２</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rsidR="007A3F9E" w:rsidRPr="00645EAB" w:rsidRDefault="007A3F9E" w:rsidP="00171E5A">
      <w:pPr>
        <w:rPr>
          <w:rFonts w:asciiTheme="minorEastAsia" w:eastAsiaTheme="minorEastAsia" w:hAnsiTheme="minorEastAsia"/>
        </w:rPr>
      </w:pPr>
      <w:ins w:id="30" w:author="user" w:date="2015-02-24T08:26:00Z">
        <w:r>
          <w:rPr>
            <w:rFonts w:asciiTheme="minorEastAsia" w:eastAsiaTheme="minorEastAsia" w:hAnsiTheme="minorEastAsia" w:hint="eastAsia"/>
          </w:rPr>
          <w:t>この規程は、改正は平成２７年３月１日から</w:t>
        </w:r>
      </w:ins>
      <w:ins w:id="31" w:author="user" w:date="2015-02-24T08:27:00Z">
        <w:r>
          <w:rPr>
            <w:rFonts w:asciiTheme="minorEastAsia" w:eastAsiaTheme="minorEastAsia" w:hAnsiTheme="minorEastAsia" w:hint="eastAsia"/>
          </w:rPr>
          <w:t>運用する。</w:t>
        </w:r>
      </w:ins>
    </w:p>
    <w:sectPr w:rsidR="007A3F9E"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E8F" w:rsidRDefault="005A6E8F" w:rsidP="00C54FEC">
      <w:r>
        <w:separator/>
      </w:r>
    </w:p>
  </w:endnote>
  <w:endnote w:type="continuationSeparator" w:id="0">
    <w:p w:rsidR="005A6E8F" w:rsidRDefault="005A6E8F"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E8F" w:rsidRDefault="005A6E8F" w:rsidP="00C54FEC">
      <w:r>
        <w:separator/>
      </w:r>
    </w:p>
  </w:footnote>
  <w:footnote w:type="continuationSeparator" w:id="0">
    <w:p w:rsidR="005A6E8F" w:rsidRDefault="005A6E8F" w:rsidP="00C54FEC">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D074F"/>
    <w:rsid w:val="0014785B"/>
    <w:rsid w:val="0015292C"/>
    <w:rsid w:val="001605D9"/>
    <w:rsid w:val="00171E5A"/>
    <w:rsid w:val="001C523D"/>
    <w:rsid w:val="001E18BF"/>
    <w:rsid w:val="002B2C01"/>
    <w:rsid w:val="002F47DD"/>
    <w:rsid w:val="00326BE5"/>
    <w:rsid w:val="003A1671"/>
    <w:rsid w:val="00455659"/>
    <w:rsid w:val="0045698A"/>
    <w:rsid w:val="004C7EB0"/>
    <w:rsid w:val="005042CD"/>
    <w:rsid w:val="00524BD3"/>
    <w:rsid w:val="0053179B"/>
    <w:rsid w:val="00561AC4"/>
    <w:rsid w:val="00561C60"/>
    <w:rsid w:val="005A6E8F"/>
    <w:rsid w:val="005B7D23"/>
    <w:rsid w:val="0060339D"/>
    <w:rsid w:val="0060350A"/>
    <w:rsid w:val="00645EAB"/>
    <w:rsid w:val="00693DB2"/>
    <w:rsid w:val="006A2BBF"/>
    <w:rsid w:val="006A7929"/>
    <w:rsid w:val="00751AAA"/>
    <w:rsid w:val="00780028"/>
    <w:rsid w:val="007A3F9E"/>
    <w:rsid w:val="00824DE1"/>
    <w:rsid w:val="00854B6B"/>
    <w:rsid w:val="00863B4F"/>
    <w:rsid w:val="00884812"/>
    <w:rsid w:val="008953EC"/>
    <w:rsid w:val="008C1914"/>
    <w:rsid w:val="008F6A13"/>
    <w:rsid w:val="0090176F"/>
    <w:rsid w:val="00903C99"/>
    <w:rsid w:val="009D6C10"/>
    <w:rsid w:val="00A01A95"/>
    <w:rsid w:val="00AE3B90"/>
    <w:rsid w:val="00B74D9B"/>
    <w:rsid w:val="00C54FEC"/>
    <w:rsid w:val="00C6224C"/>
    <w:rsid w:val="00C77AF7"/>
    <w:rsid w:val="00CC3110"/>
    <w:rsid w:val="00D77401"/>
    <w:rsid w:val="00D839BB"/>
    <w:rsid w:val="00DD40F7"/>
    <w:rsid w:val="00EB6BAB"/>
    <w:rsid w:val="00EC3901"/>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C67E4DEB-D08C-44F7-898B-69B385C7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0F9EC-E3B4-4786-B183-76A02D7E8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949</Words>
  <Characters>5410</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5</cp:revision>
  <cp:lastPrinted>2015-02-25T05:55:00Z</cp:lastPrinted>
  <dcterms:created xsi:type="dcterms:W3CDTF">2015-02-23T23:54:00Z</dcterms:created>
  <dcterms:modified xsi:type="dcterms:W3CDTF">2015-03-21T02:00:00Z</dcterms:modified>
</cp:coreProperties>
</file>