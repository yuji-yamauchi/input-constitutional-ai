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w:t>
      </w:r>
      <w:r w:rsidR="003E4B07">
        <w:rPr>
          <w:rFonts w:ascii="ＭＳ ゴシック" w:eastAsia="ＭＳ ゴシック" w:hAnsi="ＭＳ ゴシック" w:hint="eastAsia"/>
          <w:sz w:val="72"/>
          <w:szCs w:val="72"/>
        </w:rPr>
        <w:t>今治</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w:t>
      </w:r>
      <w:r w:rsidR="003E4B07">
        <w:rPr>
          <w:rFonts w:asciiTheme="minorEastAsia" w:eastAsiaTheme="minorEastAsia" w:hAnsiTheme="minorEastAsia" w:hint="eastAsia"/>
        </w:rPr>
        <w:t>今治</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w:t>
      </w:r>
      <w:r w:rsidR="003E4B07">
        <w:rPr>
          <w:rFonts w:asciiTheme="minorEastAsia" w:eastAsiaTheme="minorEastAsia" w:hAnsiTheme="minorEastAsia" w:hint="eastAsia"/>
        </w:rPr>
        <w:t>今治</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w:t>
      </w:r>
      <w:r w:rsidR="003E4B07">
        <w:rPr>
          <w:rFonts w:asciiTheme="minorEastAsia" w:eastAsiaTheme="minorEastAsia" w:hAnsiTheme="minorEastAsia" w:hint="eastAsia"/>
        </w:rPr>
        <w:t>今治</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w:t>
      </w:r>
      <w:r w:rsidR="003E4B07">
        <w:rPr>
          <w:rFonts w:asciiTheme="minorEastAsia" w:eastAsiaTheme="minorEastAsia" w:hAnsiTheme="minorEastAsia" w:hint="eastAsia"/>
        </w:rPr>
        <w:t>今治</w:t>
      </w:r>
      <w:r w:rsidR="0053179B" w:rsidRPr="0053179B">
        <w:rPr>
          <w:rFonts w:asciiTheme="minorEastAsia" w:eastAsiaTheme="minorEastAsia" w:hAnsiTheme="minorEastAsia" w:hint="eastAsia"/>
        </w:rPr>
        <w:t>市</w:t>
      </w:r>
      <w:r w:rsidR="003E4B07">
        <w:rPr>
          <w:rFonts w:asciiTheme="minorEastAsia" w:eastAsiaTheme="minorEastAsia" w:hAnsiTheme="minorEastAsia" w:hint="eastAsia"/>
        </w:rPr>
        <w:t>山路３８９番地１</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w:t>
      </w:r>
      <w:r w:rsidR="003E4B07">
        <w:rPr>
          <w:rFonts w:asciiTheme="minorEastAsia" w:eastAsiaTheme="minorEastAsia" w:hAnsiTheme="minorEastAsia" w:hint="eastAsia"/>
        </w:rPr>
        <w:t>土</w:t>
      </w:r>
      <w:r w:rsidR="00171E5A" w:rsidRPr="00645EAB">
        <w:rPr>
          <w:rFonts w:asciiTheme="minorEastAsia" w:eastAsiaTheme="minorEastAsia" w:hAnsiTheme="minorEastAsia" w:hint="eastAsia"/>
        </w:rPr>
        <w:t>曜日まで</w:t>
      </w:r>
      <w:r w:rsidR="003E4B07">
        <w:rPr>
          <w:rFonts w:asciiTheme="minorEastAsia" w:eastAsiaTheme="minorEastAsia" w:hAnsiTheme="minorEastAsia" w:hint="eastAsia"/>
        </w:rPr>
        <w:t>の</w:t>
      </w:r>
      <w:r w:rsidR="003E4B07">
        <w:rPr>
          <w:rFonts w:asciiTheme="minorEastAsia" w:eastAsiaTheme="minorEastAsia" w:hAnsiTheme="minorEastAsia" w:hint="eastAsia"/>
        </w:rPr>
        <w:t>うち所定の日</w:t>
      </w:r>
      <w:r w:rsidR="003E4B07" w:rsidRPr="00645EAB">
        <w:rPr>
          <w:rFonts w:asciiTheme="minorEastAsia" w:eastAsiaTheme="minorEastAsia" w:hAnsiTheme="minorEastAsia" w:hint="eastAsia"/>
        </w:rPr>
        <w:t>とする。</w:t>
      </w:r>
      <w:r w:rsidR="00171E5A" w:rsidRPr="00645EAB">
        <w:rPr>
          <w:rFonts w:asciiTheme="minorEastAsia" w:eastAsiaTheme="minorEastAsia" w:hAnsiTheme="minorEastAsia" w:hint="eastAsia"/>
        </w:rPr>
        <w:t>ただし、国民の祝日、</w:t>
      </w:r>
      <w:r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Pr="00645EAB">
        <w:rPr>
          <w:rFonts w:asciiTheme="minorEastAsia" w:eastAsiaTheme="minorEastAsia" w:hAnsiTheme="minorEastAsia" w:hint="eastAsia"/>
        </w:rPr>
        <w:t>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3E4B07">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r w:rsidR="003E4B07">
        <w:rPr>
          <w:rFonts w:asciiTheme="minorEastAsia" w:eastAsiaTheme="minorEastAsia" w:hAnsiTheme="minorEastAsia" w:hint="eastAsia"/>
        </w:rPr>
        <w:t>土</w:t>
      </w:r>
      <w:r w:rsidR="003E4B07" w:rsidRPr="00645EAB">
        <w:rPr>
          <w:rFonts w:asciiTheme="minorEastAsia" w:eastAsiaTheme="minorEastAsia" w:hAnsiTheme="minorEastAsia" w:hint="eastAsia"/>
        </w:rPr>
        <w:t>曜日まで</w:t>
      </w:r>
      <w:r w:rsidR="003E4B07">
        <w:rPr>
          <w:rFonts w:asciiTheme="minorEastAsia" w:eastAsiaTheme="minorEastAsia" w:hAnsiTheme="minorEastAsia" w:hint="eastAsia"/>
        </w:rPr>
        <w:t>のうち所定の日</w:t>
      </w:r>
      <w:r w:rsidR="003E4B07" w:rsidRPr="00645EAB">
        <w:rPr>
          <w:rFonts w:asciiTheme="minorEastAsia" w:eastAsiaTheme="minorEastAsia" w:hAnsiTheme="minorEastAsia" w:hint="eastAsia"/>
        </w:rPr>
        <w:t>とする。</w:t>
      </w:r>
      <w:r w:rsidRPr="00645EAB">
        <w:rPr>
          <w:rFonts w:asciiTheme="minorEastAsia" w:eastAsiaTheme="minorEastAsia" w:hAnsiTheme="minorEastAsia" w:hint="eastAsia"/>
        </w:rPr>
        <w:t>ただし、国民の祝日、</w:t>
      </w:r>
      <w:r w:rsidR="002F47DD"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bookmarkStart w:id="0" w:name="_GoBack"/>
      <w:bookmarkEnd w:id="0"/>
      <w:r w:rsidR="002F47DD" w:rsidRPr="00645EAB">
        <w:rPr>
          <w:rFonts w:asciiTheme="minorEastAsia" w:eastAsiaTheme="minorEastAsia" w:hAnsiTheme="minorEastAsia" w:hint="eastAsia"/>
        </w:rPr>
        <w:t>日、</w:t>
      </w:r>
      <w:r w:rsidRPr="00645EAB">
        <w:rPr>
          <w:rFonts w:asciiTheme="minorEastAsia" w:eastAsiaTheme="minorEastAsia" w:hAnsiTheme="minorEastAsia" w:hint="eastAsia"/>
        </w:rPr>
        <w:t>１２月２７日から１月４日までを除く。</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E06D3E" w:rsidRPr="00645EAB" w:rsidRDefault="00E06D3E" w:rsidP="00E06D3E">
      <w:pPr>
        <w:ind w:left="420" w:hangingChars="200" w:hanging="420"/>
        <w:rPr>
          <w:rFonts w:asciiTheme="minorEastAsia" w:eastAsiaTheme="minorEastAsia" w:hAnsiTheme="minorEastAsia"/>
        </w:rPr>
      </w:pPr>
      <w:r>
        <w:rPr>
          <w:rFonts w:asciiTheme="minorEastAsia" w:eastAsiaTheme="minorEastAsia" w:hAnsiTheme="minorEastAsia" w:hint="eastAsia"/>
        </w:rPr>
        <w:t>（５）ふれあい運動会、福祉のつどいなど、近隣市町村の福祉イベント行事が土曜日、日曜日、祝日に行われた場合は開所する。</w:t>
      </w:r>
    </w:p>
    <w:p w:rsidR="00171E5A" w:rsidRPr="00E06D3E"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Pr="00561AC4">
        <w:rPr>
          <w:rFonts w:asciiTheme="minorEastAsia" w:eastAsiaTheme="minorEastAsia" w:hAnsiTheme="minorEastAsia" w:hint="eastAsia"/>
        </w:rPr>
        <w:t>８）職場定着支援</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（９）生活相談</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（１０）健康管理</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（１１）訪問支援</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（１２）施設外支援の実施</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（１３）施設外就労の実施</w:t>
      </w:r>
    </w:p>
    <w:p w:rsidR="00171E5A"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（１４</w:t>
      </w:r>
      <w:r w:rsidR="00171E5A" w:rsidRPr="00561AC4">
        <w:rPr>
          <w:rFonts w:asciiTheme="minorEastAsia" w:eastAsiaTheme="minorEastAsia" w:hAnsiTheme="minorEastAsia" w:hint="eastAsia"/>
        </w:rPr>
        <w:t>）</w:t>
      </w:r>
      <w:r w:rsidR="008773F3">
        <w:rPr>
          <w:rFonts w:asciiTheme="minorEastAsia" w:eastAsiaTheme="minorEastAsia" w:hAnsiTheme="minorEastAsia" w:hint="eastAsia"/>
        </w:rPr>
        <w:t>在宅支援の実施</w:t>
      </w:r>
    </w:p>
    <w:p w:rsidR="008773F3" w:rsidRDefault="008773F3" w:rsidP="00171E5A">
      <w:pPr>
        <w:rPr>
          <w:rFonts w:asciiTheme="minorEastAsia" w:eastAsiaTheme="minorEastAsia" w:hAnsiTheme="minorEastAsia"/>
        </w:rPr>
      </w:pPr>
      <w:r>
        <w:rPr>
          <w:rFonts w:asciiTheme="minorEastAsia" w:eastAsiaTheme="minorEastAsia" w:hAnsiTheme="minorEastAsia" w:hint="eastAsia"/>
        </w:rPr>
        <w:t>（１５）</w:t>
      </w:r>
      <w:r w:rsidR="006F54CD">
        <w:rPr>
          <w:rFonts w:asciiTheme="minorEastAsia" w:eastAsiaTheme="minorEastAsia" w:hAnsiTheme="minorEastAsia" w:hint="eastAsia"/>
        </w:rPr>
        <w:t>送迎サービス</w:t>
      </w:r>
    </w:p>
    <w:p w:rsidR="006F54CD" w:rsidRPr="00561AC4" w:rsidRDefault="006F54CD" w:rsidP="00171E5A">
      <w:pPr>
        <w:rPr>
          <w:rFonts w:asciiTheme="minorEastAsia" w:eastAsiaTheme="minorEastAsia" w:hAnsiTheme="minorEastAsia"/>
        </w:rPr>
      </w:pPr>
      <w:r>
        <w:rPr>
          <w:rFonts w:asciiTheme="minorEastAsia" w:eastAsiaTheme="minorEastAsia" w:hAnsiTheme="minorEastAsia" w:hint="eastAsia"/>
        </w:rPr>
        <w:t>（１６）</w:t>
      </w:r>
      <w:r w:rsidRPr="00561AC4">
        <w:rPr>
          <w:rFonts w:asciiTheme="minorEastAsia" w:eastAsiaTheme="minorEastAsia" w:hAnsiTheme="minorEastAsia" w:hint="eastAsia"/>
        </w:rPr>
        <w:t>前各号に掲げる便宜に附帯する便宜</w:t>
      </w:r>
    </w:p>
    <w:p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w:t>
      </w:r>
      <w:r w:rsidR="006F54CD">
        <w:rPr>
          <w:rFonts w:asciiTheme="minorEastAsia" w:eastAsiaTheme="minorEastAsia" w:hAnsiTheme="minorEastAsia" w:hint="eastAsia"/>
        </w:rPr>
        <w:t>５</w:t>
      </w:r>
      <w:r w:rsidR="00171E5A" w:rsidRPr="00561AC4">
        <w:rPr>
          <w:rFonts w:asciiTheme="minorEastAsia" w:eastAsiaTheme="minorEastAsia" w:hAnsiTheme="minorEastAsia" w:hint="eastAsia"/>
        </w:rPr>
        <w:t>）に附帯するその他必要な介護、訓練、支援、相談、助言。</w:t>
      </w:r>
    </w:p>
    <w:p w:rsidR="00171E5A" w:rsidRPr="00561AC4" w:rsidRDefault="00171E5A" w:rsidP="00171E5A">
      <w:pPr>
        <w:ind w:left="210" w:hangingChars="100" w:hanging="210"/>
        <w:rPr>
          <w:rFonts w:asciiTheme="minorEastAsia" w:eastAsiaTheme="minorEastAsia" w:hAnsiTheme="minorEastAsia"/>
        </w:rPr>
      </w:pP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lastRenderedPageBreak/>
        <w:t>（利用者から受領する費用の額等）</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３　前二項のほか、次に定める費用については、利用者から徴収するものとする。</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昼食費及び</w:t>
      </w:r>
      <w:r w:rsidRPr="00561AC4">
        <w:rPr>
          <w:rFonts w:asciiTheme="minorEastAsia" w:eastAsiaTheme="minorEastAsia" w:hAnsiTheme="minorEastAsia" w:hint="eastAsia"/>
        </w:rPr>
        <w:t>日用品費の実費</w:t>
      </w:r>
    </w:p>
    <w:p w:rsidR="00171E5A" w:rsidRPr="00561AC4" w:rsidRDefault="00171E5A" w:rsidP="00854B6B">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561AC4" w:rsidRDefault="00171E5A" w:rsidP="00854B6B">
      <w:pPr>
        <w:ind w:leftChars="100" w:left="210"/>
        <w:rPr>
          <w:rFonts w:asciiTheme="minorEastAsia" w:eastAsiaTheme="minorEastAsia" w:hAnsiTheme="minorEastAsia"/>
          <w:i/>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561AC4" w:rsidRDefault="00171E5A" w:rsidP="00171E5A">
      <w:pPr>
        <w:ind w:left="210" w:hangingChars="100" w:hanging="210"/>
        <w:rPr>
          <w:ins w:id="1" w:author="user" w:date="2015-02-24T08:27:00Z"/>
          <w:rFonts w:asciiTheme="minorEastAsia" w:eastAsiaTheme="minorEastAsia" w:hAnsiTheme="minorEastAsia"/>
        </w:rPr>
      </w:pPr>
    </w:p>
    <w:p w:rsidR="007A3F9E" w:rsidRPr="00B32EF9" w:rsidRDefault="00B32EF9" w:rsidP="00171E5A">
      <w:pPr>
        <w:ind w:left="210" w:hangingChars="100" w:hanging="210"/>
        <w:rPr>
          <w:ins w:id="2" w:author="user" w:date="2015-02-24T08:27:00Z"/>
          <w:rFonts w:asciiTheme="minorEastAsia" w:eastAsiaTheme="minorEastAsia" w:hAnsiTheme="minorEastAsia"/>
          <w:color w:val="1D1B11" w:themeColor="background2" w:themeShade="1A"/>
        </w:rPr>
      </w:pPr>
      <w:r w:rsidRPr="00B32EF9">
        <w:rPr>
          <w:rFonts w:asciiTheme="minorEastAsia" w:eastAsiaTheme="minorEastAsia" w:hAnsiTheme="minorEastAsia" w:hint="eastAsia"/>
          <w:color w:val="1D1B11" w:themeColor="background2" w:themeShade="1A"/>
        </w:rPr>
        <w:t>（施設外就労）</w:t>
      </w:r>
    </w:p>
    <w:p w:rsidR="00EC3901" w:rsidRDefault="00B32EF9" w:rsidP="00B32EF9">
      <w:pPr>
        <w:ind w:left="210" w:hangingChars="100" w:hanging="210"/>
        <w:rPr>
          <w:rFonts w:asciiTheme="minorEastAsia" w:eastAsiaTheme="minorEastAsia" w:hAnsiTheme="minorEastAsia"/>
          <w:color w:val="1D1B11" w:themeColor="background2" w:themeShade="1A"/>
          <w:u w:val="thick" w:color="FFFFFF" w:themeColor="background1"/>
        </w:rPr>
      </w:pPr>
      <w:r w:rsidRPr="00B32EF9">
        <w:rPr>
          <w:rFonts w:asciiTheme="minorEastAsia" w:eastAsiaTheme="minorEastAsia" w:hAnsiTheme="minorEastAsia" w:hint="eastAsia"/>
          <w:color w:val="1D1B11" w:themeColor="background2" w:themeShade="1A"/>
          <w:u w:color="FFFFFF" w:themeColor="background1"/>
        </w:rPr>
        <w:t>第１０</w:t>
      </w:r>
      <w:r w:rsidRPr="00B32EF9">
        <w:rPr>
          <w:rFonts w:asciiTheme="minorEastAsia" w:eastAsiaTheme="minorEastAsia" w:hAnsiTheme="minorEastAsia" w:hint="eastAsia"/>
          <w:color w:val="1D1B11" w:themeColor="background2" w:themeShade="1A"/>
          <w:u w:val="thick" w:color="FFFFFF" w:themeColor="background1"/>
        </w:rPr>
        <w:t>条</w:t>
      </w:r>
      <w:r>
        <w:rPr>
          <w:rFonts w:asciiTheme="minorEastAsia" w:eastAsiaTheme="minorEastAsia" w:hAnsiTheme="minorEastAsia" w:hint="eastAsia"/>
          <w:color w:val="1D1B11" w:themeColor="background2" w:themeShade="1A"/>
          <w:u w:val="thick" w:color="FFFFFF" w:themeColor="background1"/>
        </w:rPr>
        <w:t xml:space="preserve">　事業所は、一般就労への移行を図るため、利用者と職員がユニットを組み企</w:t>
      </w:r>
    </w:p>
    <w:p w:rsidR="00B32EF9" w:rsidRDefault="00B32EF9" w:rsidP="00B32EF9">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 xml:space="preserve">　</w:t>
      </w:r>
      <w:r w:rsidR="00F51607">
        <w:rPr>
          <w:rFonts w:asciiTheme="minorEastAsia" w:eastAsiaTheme="minorEastAsia" w:hAnsiTheme="minorEastAsia" w:hint="eastAsia"/>
          <w:color w:val="1D1B11" w:themeColor="background2" w:themeShade="1A"/>
          <w:u w:color="FFFFFF" w:themeColor="background1"/>
        </w:rPr>
        <w:t>業から請け負った作業を当該企業内で行う施設外就労の実施に努める。</w:t>
      </w:r>
    </w:p>
    <w:p w:rsidR="00F51607" w:rsidRPr="00F51607" w:rsidRDefault="00F51607" w:rsidP="00F51607">
      <w:pPr>
        <w:ind w:left="210" w:hangingChars="100" w:hanging="210"/>
        <w:rPr>
          <w:ins w:id="3" w:author="user" w:date="2015-02-24T08:27:00Z"/>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２　施設外就労は期間を定めないものとする。</w:t>
      </w:r>
    </w:p>
    <w:p w:rsidR="003E4B07" w:rsidRDefault="003E4B07" w:rsidP="00171E5A">
      <w:pPr>
        <w:ind w:left="210" w:hangingChars="100" w:hanging="210"/>
        <w:rPr>
          <w:rFonts w:asciiTheme="minorEastAsia" w:eastAsiaTheme="minorEastAsia" w:hAnsiTheme="minorEastAsia"/>
          <w:u w:color="FFFFFF" w:themeColor="background1"/>
        </w:rPr>
      </w:pPr>
    </w:p>
    <w:p w:rsidR="007A3F9E" w:rsidRPr="00B32EF9" w:rsidRDefault="008773F3" w:rsidP="00171E5A">
      <w:pPr>
        <w:ind w:left="210" w:hangingChars="100" w:hanging="210"/>
        <w:rPr>
          <w:rFonts w:asciiTheme="minorEastAsia" w:eastAsiaTheme="minorEastAsia" w:hAnsiTheme="minorEastAsia"/>
          <w:u w:color="FFFFFF" w:themeColor="background1"/>
        </w:rPr>
      </w:pPr>
      <w:r w:rsidRPr="00B32EF9">
        <w:rPr>
          <w:rFonts w:asciiTheme="minorEastAsia" w:eastAsiaTheme="minorEastAsia" w:hAnsiTheme="minorEastAsia" w:hint="eastAsia"/>
          <w:u w:color="FFFFFF" w:themeColor="background1"/>
        </w:rPr>
        <w:t>（在宅支援）</w:t>
      </w:r>
    </w:p>
    <w:p w:rsidR="008773F3" w:rsidRDefault="008773F3"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第１１条　事業所は、</w:t>
      </w:r>
      <w:r w:rsidR="00724F0A">
        <w:rPr>
          <w:rFonts w:asciiTheme="minorEastAsia" w:eastAsiaTheme="minorEastAsia" w:hAnsiTheme="minorEastAsia" w:hint="eastAsia"/>
        </w:rPr>
        <w:t>通所利用が困難で在宅による支援がやむ得ないと市町村が判断した利用者に限り在宅支援を行う。</w:t>
      </w:r>
    </w:p>
    <w:p w:rsidR="00724F0A" w:rsidRDefault="00724F0A"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　</w:t>
      </w:r>
      <w:r w:rsidR="006B3A3C">
        <w:rPr>
          <w:rFonts w:asciiTheme="minorEastAsia" w:eastAsiaTheme="minorEastAsia" w:hAnsiTheme="minorEastAsia" w:hint="eastAsia"/>
        </w:rPr>
        <w:t>個別支援計画に基づき在宅での訓練等を提供する。</w:t>
      </w:r>
    </w:p>
    <w:p w:rsidR="006B3A3C" w:rsidRDefault="006B3A3C"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３　1日2回以上の連絡を取り、作業の進歩状況や、問題点の確認を行う。週1回は支援員が自宅訪問し、直接の評価を行う。</w:t>
      </w:r>
    </w:p>
    <w:p w:rsidR="006B3A3C" w:rsidRDefault="006B3A3C"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４　日報を作成し、訓練内容、目標設定などを把握する。</w:t>
      </w:r>
    </w:p>
    <w:p w:rsidR="006B3A3C" w:rsidRDefault="006B3A3C" w:rsidP="006B3A3C">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５　</w:t>
      </w:r>
      <w:r w:rsidR="00F87954">
        <w:rPr>
          <w:rFonts w:asciiTheme="minorEastAsia" w:eastAsiaTheme="minorEastAsia" w:hAnsiTheme="minorEastAsia" w:hint="eastAsia"/>
        </w:rPr>
        <w:t>利用者は月の利用日数のうち１日は事業所へ通所をし、施設内において作業評価、問題点などの確認を行う。</w:t>
      </w:r>
    </w:p>
    <w:p w:rsidR="00A76985" w:rsidRDefault="00B32EF9" w:rsidP="00A76985">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６　</w:t>
      </w:r>
      <w:r w:rsidR="00A76985">
        <w:rPr>
          <w:rFonts w:asciiTheme="minorEastAsia" w:eastAsiaTheme="minorEastAsia" w:hAnsiTheme="minorEastAsia" w:hint="eastAsia"/>
        </w:rPr>
        <w:t>緊急時においては速やかに対応する。</w:t>
      </w:r>
    </w:p>
    <w:p w:rsidR="00B32EF9" w:rsidRPr="00A76985" w:rsidRDefault="00B32EF9" w:rsidP="00B32EF9">
      <w:pPr>
        <w:ind w:left="210" w:hangingChars="100" w:hanging="210"/>
        <w:rPr>
          <w:rFonts w:asciiTheme="minorEastAsia" w:eastAsiaTheme="minorEastAsia" w:hAnsiTheme="minorEastAsia"/>
        </w:rPr>
      </w:pPr>
    </w:p>
    <w:p w:rsidR="00B32EF9" w:rsidRDefault="00B32EF9" w:rsidP="00171E5A">
      <w:pPr>
        <w:ind w:left="210" w:hangingChars="100" w:hanging="210"/>
        <w:rPr>
          <w:rFonts w:asciiTheme="minorEastAsia" w:eastAsiaTheme="minorEastAsia" w:hAnsiTheme="minorEastAsia"/>
        </w:rPr>
      </w:pP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lastRenderedPageBreak/>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２</w:t>
      </w:r>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３</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４</w:t>
      </w:r>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５</w:t>
      </w:r>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６</w:t>
      </w:r>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w:t>
      </w:r>
      <w:r w:rsidRPr="00645EAB">
        <w:rPr>
          <w:rFonts w:asciiTheme="minorEastAsia" w:eastAsiaTheme="minorEastAsia" w:hAnsiTheme="minorEastAsia" w:hint="eastAsia"/>
        </w:rPr>
        <w:lastRenderedPageBreak/>
        <w:t>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７</w:t>
      </w:r>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８</w:t>
      </w:r>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w:t>
      </w:r>
      <w:r w:rsidRPr="00645EAB">
        <w:rPr>
          <w:rFonts w:asciiTheme="minorEastAsia" w:eastAsiaTheme="minorEastAsia" w:hAnsiTheme="minorEastAsia" w:hint="eastAsia"/>
        </w:rPr>
        <w:lastRenderedPageBreak/>
        <w:t>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９</w:t>
      </w:r>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B32EF9" w:rsidP="00854B6B">
      <w:pPr>
        <w:ind w:left="210" w:hangingChars="100" w:hanging="210"/>
        <w:rPr>
          <w:rFonts w:asciiTheme="minorEastAsia" w:eastAsiaTheme="minorEastAsia" w:hAnsiTheme="minorEastAsia"/>
          <w:color w:val="FF0000"/>
        </w:rPr>
      </w:pPr>
      <w:r>
        <w:rPr>
          <w:rFonts w:asciiTheme="minorEastAsia" w:eastAsiaTheme="minorEastAsia" w:hAnsiTheme="minorEastAsia" w:hint="eastAsia"/>
        </w:rPr>
        <w:t>第２０</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B32EF9">
        <w:rPr>
          <w:rFonts w:asciiTheme="minorEastAsia" w:eastAsiaTheme="minorEastAsia" w:hAnsiTheme="minorEastAsia" w:hint="eastAsia"/>
        </w:rPr>
        <w:t>２１</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ins w:id="4" w:author="user" w:date="2015-02-24T08:26:00Z"/>
          <w:rFonts w:asciiTheme="minorEastAsia" w:eastAsiaTheme="minorEastAsia" w:hAnsiTheme="minorEastAsia"/>
        </w:rPr>
      </w:pPr>
      <w:r>
        <w:rPr>
          <w:rFonts w:asciiTheme="minorEastAsia" w:eastAsiaTheme="minorEastAsia" w:hAnsiTheme="minorEastAsia" w:hint="eastAsia"/>
        </w:rPr>
        <w:t>この規程は、平成２</w:t>
      </w:r>
      <w:r w:rsidR="003E4B07">
        <w:rPr>
          <w:rFonts w:asciiTheme="minorEastAsia" w:eastAsiaTheme="minorEastAsia" w:hAnsiTheme="minorEastAsia" w:hint="eastAsia"/>
        </w:rPr>
        <w:t>８</w:t>
      </w:r>
      <w:r w:rsidR="004C7EB0" w:rsidRPr="00645EAB">
        <w:rPr>
          <w:rFonts w:asciiTheme="minorEastAsia" w:eastAsiaTheme="minorEastAsia" w:hAnsiTheme="minorEastAsia" w:hint="eastAsia"/>
        </w:rPr>
        <w:t>年</w:t>
      </w:r>
      <w:r w:rsidR="003E4B07">
        <w:rPr>
          <w:rFonts w:asciiTheme="minorEastAsia" w:eastAsiaTheme="minorEastAsia" w:hAnsiTheme="minorEastAsia" w:hint="eastAsia"/>
        </w:rPr>
        <w:t>１２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2E2339" w:rsidRPr="00645EAB" w:rsidRDefault="002E2339" w:rsidP="003E4B07">
      <w:pPr>
        <w:rPr>
          <w:rFonts w:asciiTheme="minorEastAsia" w:eastAsiaTheme="minorEastAsia" w:hAnsiTheme="minorEastAsia"/>
        </w:rPr>
      </w:pPr>
    </w:p>
    <w:sectPr w:rsidR="002E2339"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7647" w:rsidRDefault="00D97647" w:rsidP="00C54FEC">
      <w:r>
        <w:separator/>
      </w:r>
    </w:p>
  </w:endnote>
  <w:endnote w:type="continuationSeparator" w:id="0">
    <w:p w:rsidR="00D97647" w:rsidRDefault="00D97647"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7647" w:rsidRDefault="00D97647" w:rsidP="00C54FEC">
      <w:r>
        <w:separator/>
      </w:r>
    </w:p>
  </w:footnote>
  <w:footnote w:type="continuationSeparator" w:id="0">
    <w:p w:rsidR="00D97647" w:rsidRDefault="00D97647" w:rsidP="00C54FEC">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C523D"/>
    <w:rsid w:val="001E18BF"/>
    <w:rsid w:val="00275E3F"/>
    <w:rsid w:val="002B2C01"/>
    <w:rsid w:val="002E2339"/>
    <w:rsid w:val="002F47DD"/>
    <w:rsid w:val="00326BE5"/>
    <w:rsid w:val="003A1671"/>
    <w:rsid w:val="003E4B07"/>
    <w:rsid w:val="00455659"/>
    <w:rsid w:val="0045698A"/>
    <w:rsid w:val="004C7EB0"/>
    <w:rsid w:val="005042CD"/>
    <w:rsid w:val="00524BD3"/>
    <w:rsid w:val="0053179B"/>
    <w:rsid w:val="00561AC4"/>
    <w:rsid w:val="00561C60"/>
    <w:rsid w:val="005A6E8F"/>
    <w:rsid w:val="005B7D23"/>
    <w:rsid w:val="0060339D"/>
    <w:rsid w:val="0060350A"/>
    <w:rsid w:val="00645EAB"/>
    <w:rsid w:val="00693DB2"/>
    <w:rsid w:val="006A2BBF"/>
    <w:rsid w:val="006A7929"/>
    <w:rsid w:val="006B3A3C"/>
    <w:rsid w:val="006B4335"/>
    <w:rsid w:val="006F54CD"/>
    <w:rsid w:val="00724F0A"/>
    <w:rsid w:val="00751AAA"/>
    <w:rsid w:val="00780028"/>
    <w:rsid w:val="007A3F9E"/>
    <w:rsid w:val="00824DE1"/>
    <w:rsid w:val="00854B6B"/>
    <w:rsid w:val="00863B4F"/>
    <w:rsid w:val="008773F3"/>
    <w:rsid w:val="00884812"/>
    <w:rsid w:val="008953EC"/>
    <w:rsid w:val="008C1914"/>
    <w:rsid w:val="008F6A13"/>
    <w:rsid w:val="0090176F"/>
    <w:rsid w:val="00903C99"/>
    <w:rsid w:val="009D6C10"/>
    <w:rsid w:val="00A01A95"/>
    <w:rsid w:val="00A47AE1"/>
    <w:rsid w:val="00A76985"/>
    <w:rsid w:val="00AA1EB8"/>
    <w:rsid w:val="00AE3B90"/>
    <w:rsid w:val="00B32EF9"/>
    <w:rsid w:val="00B74D9B"/>
    <w:rsid w:val="00C54FEC"/>
    <w:rsid w:val="00C6224C"/>
    <w:rsid w:val="00C77AF7"/>
    <w:rsid w:val="00CC3110"/>
    <w:rsid w:val="00D77401"/>
    <w:rsid w:val="00D839BB"/>
    <w:rsid w:val="00D97647"/>
    <w:rsid w:val="00DD40F7"/>
    <w:rsid w:val="00E06D3E"/>
    <w:rsid w:val="00EB6BAB"/>
    <w:rsid w:val="00EC3901"/>
    <w:rsid w:val="00F30EB9"/>
    <w:rsid w:val="00F3441B"/>
    <w:rsid w:val="00F51607"/>
    <w:rsid w:val="00F87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8016A554-FB81-4A59-BA10-AE9127A1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F05B9-BEDC-446B-8508-25F5943B3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994</Words>
  <Characters>5666</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山内雄司</cp:lastModifiedBy>
  <cp:revision>2</cp:revision>
  <cp:lastPrinted>2016-09-29T04:49:00Z</cp:lastPrinted>
  <dcterms:created xsi:type="dcterms:W3CDTF">2016-10-26T02:06:00Z</dcterms:created>
  <dcterms:modified xsi:type="dcterms:W3CDTF">2016-10-26T02:06:00Z</dcterms:modified>
</cp:coreProperties>
</file>