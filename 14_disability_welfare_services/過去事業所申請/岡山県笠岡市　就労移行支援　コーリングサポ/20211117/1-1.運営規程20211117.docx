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0706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085697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98343A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8CAF098"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E7DBAD0"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FAF906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F3CB12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C2CEB4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7F12F4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BCE3DB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6E0017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B065606" w14:textId="039ADA16"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合同会社DUG研究所</w:t>
      </w:r>
    </w:p>
    <w:p w14:paraId="5D5FF17A" w14:textId="77777777" w:rsid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 xml:space="preserve">就労移行支援　</w:t>
      </w:r>
    </w:p>
    <w:p w14:paraId="16A0022C" w14:textId="568C7F21" w:rsidR="008F4DB6" w:rsidRPr="008F4DB6" w:rsidRDefault="00FB1064"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コーリングサポ笠岡</w:t>
      </w:r>
    </w:p>
    <w:p w14:paraId="5C45720F" w14:textId="77777777"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p>
    <w:p w14:paraId="73173E42" w14:textId="716F4826"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運営規定Ver1.0</w:t>
      </w:r>
    </w:p>
    <w:p w14:paraId="0DA1086F"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04116B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D0944F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290D79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79DA33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BDFB61B"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297B1A"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6500D1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68B4817"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190C60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374EA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1D57C2C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D7A0B9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4D26CA0" w14:textId="35E45CC5"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79E05D9" w14:textId="032014F8" w:rsidR="008E767D" w:rsidRPr="002A67AD" w:rsidRDefault="002A67AD" w:rsidP="008E767D">
      <w:pPr>
        <w:overflowPunct w:val="0"/>
        <w:jc w:val="center"/>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lastRenderedPageBreak/>
        <w:t xml:space="preserve">就労移行支援　</w:t>
      </w:r>
      <w:r w:rsidR="00FB1064">
        <w:rPr>
          <w:rFonts w:ascii="BIZ UDPゴシック" w:eastAsia="BIZ UDPゴシック" w:hAnsi="BIZ UDPゴシック" w:cs="ＭＳ 明朝" w:hint="eastAsia"/>
          <w:color w:val="000000"/>
          <w:kern w:val="0"/>
          <w:sz w:val="22"/>
        </w:rPr>
        <w:t>コーリングサポ笠岡</w:t>
      </w:r>
      <w:r w:rsidR="008E767D" w:rsidRPr="002A67AD">
        <w:rPr>
          <w:rFonts w:ascii="BIZ UDPゴシック" w:eastAsia="BIZ UDPゴシック" w:hAnsi="BIZ UDPゴシック" w:cs="ＭＳ 明朝" w:hint="eastAsia"/>
          <w:color w:val="000000"/>
          <w:kern w:val="0"/>
          <w:sz w:val="22"/>
        </w:rPr>
        <w:t xml:space="preserve">　運営規程</w:t>
      </w:r>
    </w:p>
    <w:p w14:paraId="445339D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DF999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（事業の目的）</w:t>
      </w:r>
    </w:p>
    <w:p w14:paraId="6813380C" w14:textId="713878C3" w:rsidR="008E767D" w:rsidRPr="002A67AD" w:rsidRDefault="00FB1064"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t>合同会社DUG研究所</w:t>
      </w:r>
      <w:r w:rsidR="008E767D" w:rsidRPr="002A67AD">
        <w:rPr>
          <w:rFonts w:ascii="BIZ UDPゴシック" w:eastAsia="BIZ UDPゴシック" w:hAnsi="BIZ UDPゴシック" w:cs="ＭＳ 明朝" w:hint="eastAsia"/>
          <w:color w:val="000000"/>
          <w:kern w:val="0"/>
          <w:sz w:val="22"/>
        </w:rPr>
        <w:t>（以下「事業者」という。）が設置する</w:t>
      </w:r>
      <w:r w:rsidR="002A67AD" w:rsidRPr="002A67AD">
        <w:rPr>
          <w:rFonts w:ascii="BIZ UDPゴシック" w:eastAsia="BIZ UDPゴシック" w:hAnsi="BIZ UDPゴシック" w:cs="ＭＳ 明朝" w:hint="eastAsia"/>
          <w:color w:val="000000"/>
          <w:kern w:val="0"/>
          <w:sz w:val="22"/>
        </w:rPr>
        <w:t xml:space="preserve">就労移行支援施設　</w:t>
      </w:r>
      <w:r>
        <w:rPr>
          <w:rFonts w:ascii="BIZ UDPゴシック" w:eastAsia="BIZ UDPゴシック" w:hAnsi="BIZ UDPゴシック" w:cs="ＭＳ 明朝" w:hint="eastAsia"/>
          <w:color w:val="000000"/>
          <w:kern w:val="0"/>
          <w:sz w:val="22"/>
        </w:rPr>
        <w:t>コーリングサポ笠岡</w:t>
      </w:r>
      <w:r w:rsidR="008E767D" w:rsidRPr="002A67AD">
        <w:rPr>
          <w:rFonts w:ascii="BIZ UDPゴシック" w:eastAsia="BIZ UDPゴシック" w:hAnsi="BIZ UDPゴシック" w:cs="ＭＳ 明朝" w:hint="eastAsia"/>
          <w:color w:val="000000"/>
          <w:kern w:val="0"/>
          <w:sz w:val="22"/>
        </w:rPr>
        <w:t>（以下「事業所」という。）において実施する指定障害福祉サービス事業の就労移行支援（以下「指定就労移行支援」という。）の適性な運営を管理するために必要な人員及び運営管理に関する事項を定め指定就労移行支援の円滑な運営管理を図るとともに、利用者の意思及び人格を尊重して、常に当該利用者の立場に立った適切な指定就労移行支援の提供を確保することを目的とする。</w:t>
      </w:r>
    </w:p>
    <w:p w14:paraId="445A25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515ED84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（運営の方針）</w:t>
      </w:r>
    </w:p>
    <w:p w14:paraId="3E9CF284" w14:textId="62699065"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事業者は、</w:t>
      </w:r>
      <w:r w:rsidR="002A67AD" w:rsidRPr="002A67AD">
        <w:rPr>
          <w:rFonts w:ascii="BIZ UDPゴシック" w:eastAsia="BIZ UDPゴシック" w:hAnsi="BIZ UDPゴシック" w:cs="ＭＳ 明朝" w:hint="eastAsia"/>
          <w:color w:val="000000"/>
          <w:kern w:val="0"/>
          <w:sz w:val="22"/>
        </w:rPr>
        <w:t>就労移行支援</w:t>
      </w:r>
      <w:r w:rsidRPr="002A67AD">
        <w:rPr>
          <w:rFonts w:ascii="BIZ UDPゴシック" w:eastAsia="BIZ UDPゴシック" w:hAnsi="BIZ UDPゴシック" w:cs="ＭＳ 明朝" w:hint="eastAsia"/>
          <w:color w:val="000000"/>
          <w:kern w:val="0"/>
          <w:sz w:val="22"/>
        </w:rPr>
        <w:t>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50ABA832" w14:textId="77777777" w:rsidR="002A67AD" w:rsidRDefault="002A67A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事業者は、指定就労移行支援の実施に当たっては、利用者が基本的人権を享有する個</w:t>
      </w: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人としての尊厳にふさわしい日常生活又は社会生活を営むことができるよう、当該利用者に対して２年間に渡り生産活動、その他の活動の機会を通じて、就労に必要な知識及び能力の向上の為に必要な訓練その他の便宜を適切かつ効果的に行うものとする。</w:t>
      </w:r>
    </w:p>
    <w:p w14:paraId="67266CF5" w14:textId="77777777" w:rsidR="002A67A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事業者は、事業の実施に当たっては、地域との結び付きを重視し、市町村、他の障害福祉サービス事業者その他の保健医療サービス及び福祉サービスを提供する者との連携に努めるものとする。</w:t>
      </w:r>
    </w:p>
    <w:p w14:paraId="204B623B" w14:textId="7544B025" w:rsidR="008E767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事業の実施に当たっては、前三項の他、障害者の日常生活及び社会生活を総合的に支援するための法律（平成１７年法律第１２３号。以下「法」という。）及び関係法令等を遵守する。</w:t>
      </w:r>
    </w:p>
    <w:p w14:paraId="070436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AF31C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（事業所の名称等）</w:t>
      </w:r>
    </w:p>
    <w:p w14:paraId="27162B03" w14:textId="39F56C04"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事業所の名称及び所在地は、次のとおりとする。</w:t>
      </w:r>
    </w:p>
    <w:p w14:paraId="187CEC02" w14:textId="28BECA53"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名称　　</w:t>
      </w:r>
      <w:r w:rsidR="002A67AD">
        <w:rPr>
          <w:rFonts w:ascii="BIZ UDPゴシック" w:eastAsia="BIZ UDPゴシック" w:hAnsi="BIZ UDPゴシック" w:cs="ＭＳ 明朝" w:hint="eastAsia"/>
          <w:color w:val="000000"/>
          <w:kern w:val="0"/>
          <w:sz w:val="22"/>
        </w:rPr>
        <w:t xml:space="preserve">　</w:t>
      </w:r>
      <w:r w:rsidR="002A67AD">
        <w:rPr>
          <w:rFonts w:ascii="BIZ UDPゴシック" w:eastAsia="BIZ UDPゴシック" w:hAnsi="BIZ UDPゴシック" w:cs="ＭＳ 明朝"/>
          <w:color w:val="000000"/>
          <w:kern w:val="0"/>
          <w:sz w:val="22"/>
        </w:rPr>
        <w:tab/>
      </w:r>
      <w:r w:rsidR="00FB1064">
        <w:rPr>
          <w:rFonts w:ascii="BIZ UDPゴシック" w:eastAsia="BIZ UDPゴシック" w:hAnsi="BIZ UDPゴシック" w:cs="ＭＳ 明朝" w:hint="eastAsia"/>
          <w:color w:val="000000"/>
          <w:kern w:val="0"/>
          <w:sz w:val="22"/>
        </w:rPr>
        <w:t>コーリングサポ笠岡</w:t>
      </w:r>
    </w:p>
    <w:p w14:paraId="0B76BB02" w14:textId="30BB982F"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所在地</w:t>
      </w:r>
      <w:r w:rsidR="002A67AD">
        <w:rPr>
          <w:rFonts w:ascii="BIZ UDPゴシック" w:eastAsia="BIZ UDPゴシック" w:hAnsi="BIZ UDPゴシック" w:cs="ＭＳ 明朝"/>
          <w:color w:val="000000"/>
          <w:kern w:val="0"/>
          <w:sz w:val="22"/>
        </w:rPr>
        <w:tab/>
      </w:r>
      <w:r w:rsidR="00FB1064">
        <w:rPr>
          <w:rFonts w:ascii="BIZ UDPゴシック" w:eastAsia="BIZ UDPゴシック" w:hAnsi="BIZ UDPゴシック" w:cs="ＭＳ 明朝" w:hint="eastAsia"/>
          <w:color w:val="000000"/>
          <w:kern w:val="0"/>
          <w:sz w:val="22"/>
        </w:rPr>
        <w:t>岡山県笠岡市金浦１３７１－２</w:t>
      </w:r>
    </w:p>
    <w:p w14:paraId="64F0EAA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966177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（職員の職種、員数及び職務内容）</w:t>
      </w:r>
    </w:p>
    <w:p w14:paraId="2C9E855F" w14:textId="35CE3620"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事業所に勤務する職員の職種、員数及び職務内容は次のとおりとする。</w:t>
      </w:r>
    </w:p>
    <w:p w14:paraId="586F6B3F" w14:textId="51A5634A"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管理者　１名（常勤職員）</w:t>
      </w:r>
    </w:p>
    <w:p w14:paraId="490DA6DA" w14:textId="42549D76" w:rsidR="008E767D" w:rsidRPr="002A67AD" w:rsidRDefault="008E767D" w:rsidP="005A34A4">
      <w:pPr>
        <w:overflowPunct w:val="0"/>
        <w:ind w:left="222" w:hangingChars="100" w:hanging="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管理者は、事務所の職員の管理及び業務の管理を一元的に行うとともに、事業所の職員に対し法令等を遵守させるために必要な指揮命令を行う。</w:t>
      </w:r>
    </w:p>
    <w:p w14:paraId="2BC6DAE7" w14:textId="7A6C1CD0"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サービス管理責任者　１名（常勤職員）</w:t>
      </w:r>
    </w:p>
    <w:p w14:paraId="06C8A45E" w14:textId="77777777" w:rsidR="008E767D" w:rsidRPr="002A67AD" w:rsidRDefault="008E767D" w:rsidP="005A34A4">
      <w:pPr>
        <w:overflowPunct w:val="0"/>
        <w:ind w:leftChars="100" w:left="21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適切な方法により、利用者の有する能力、置かれている環境及び日常生活全般の状況等の評価を通じて利用者の希望する生活や課題等の把握（以下「アセスメント」という。）を行</w:t>
      </w:r>
      <w:r w:rsidRPr="002A67AD">
        <w:rPr>
          <w:rFonts w:ascii="BIZ UDPゴシック" w:eastAsia="BIZ UDPゴシック" w:hAnsi="BIZ UDPゴシック" w:cs="ＭＳ 明朝" w:hint="eastAsia"/>
          <w:color w:val="000000"/>
          <w:kern w:val="0"/>
          <w:sz w:val="22"/>
        </w:rPr>
        <w:lastRenderedPageBreak/>
        <w:t xml:space="preserve">い、利用者が基本的人権を享有する個人としての尊厳にふさわしい日常生活を営むことが出来るように支援内容を検討すること。　</w:t>
      </w:r>
    </w:p>
    <w:p w14:paraId="5A565275" w14:textId="3237FE53" w:rsidR="0097082E"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アセスメント及び支援内容の検討内容の検討結果に基づき、事業所が提供するサービスが指定就労移行支援においては「就労移行支援計画」の原案を作成すること。</w:t>
      </w:r>
    </w:p>
    <w:p w14:paraId="52776183" w14:textId="77777777" w:rsidR="008E767D" w:rsidRPr="002A67AD" w:rsidRDefault="008E767D" w:rsidP="008E767D">
      <w:pPr>
        <w:pStyle w:val="a3"/>
        <w:numPr>
          <w:ilvl w:val="0"/>
          <w:numId w:val="1"/>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14:paraId="0B4D3113" w14:textId="73F293C3" w:rsidR="008E767D" w:rsidRPr="00FB106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FB1064">
        <w:rPr>
          <w:rFonts w:ascii="BIZ UDPゴシック" w:eastAsia="BIZ UDPゴシック" w:hAnsi="BIZ UDPゴシック" w:cs="ＭＳ 明朝" w:hint="eastAsia"/>
          <w:color w:val="000000"/>
          <w:kern w:val="0"/>
          <w:sz w:val="22"/>
        </w:rPr>
        <w:t>就労</w:t>
      </w:r>
      <w:r w:rsidR="00FB1064" w:rsidRPr="00FB1064">
        <w:rPr>
          <w:rFonts w:ascii="BIZ UDPゴシック" w:eastAsia="BIZ UDPゴシック" w:hAnsi="BIZ UDPゴシック" w:cs="ＭＳ 明朝" w:hint="eastAsia"/>
          <w:color w:val="000000"/>
          <w:kern w:val="0"/>
          <w:sz w:val="22"/>
        </w:rPr>
        <w:t>移行支援計画</w:t>
      </w:r>
      <w:r w:rsidRPr="00FB1064">
        <w:rPr>
          <w:rFonts w:ascii="BIZ UDPゴシック" w:eastAsia="BIZ UDPゴシック" w:hAnsi="BIZ UDPゴシック" w:cs="ＭＳ 明朝" w:hint="eastAsia"/>
          <w:color w:val="000000"/>
          <w:kern w:val="0"/>
          <w:sz w:val="22"/>
        </w:rPr>
        <w:t>作成後、計画の実施状況の把握（利用者について継続的なアセスメントを含む。以下「モニタリング」という。）を行うとともに、少なくとも６ヶ月に１回以上</w:t>
      </w:r>
      <w:r w:rsidR="00FB1064">
        <w:rPr>
          <w:rFonts w:ascii="BIZ UDPゴシック" w:eastAsia="BIZ UDPゴシック" w:hAnsi="BIZ UDPゴシック" w:cs="ＭＳ 明朝" w:hint="eastAsia"/>
          <w:color w:val="000000"/>
          <w:kern w:val="0"/>
          <w:sz w:val="22"/>
        </w:rPr>
        <w:t>就労移行支援</w:t>
      </w:r>
      <w:r w:rsidRPr="00FB1064">
        <w:rPr>
          <w:rFonts w:ascii="BIZ UDPゴシック" w:eastAsia="BIZ UDPゴシック" w:hAnsi="BIZ UDPゴシック" w:cs="ＭＳ 明朝" w:hint="eastAsia"/>
          <w:color w:val="000000"/>
          <w:kern w:val="0"/>
          <w:sz w:val="22"/>
        </w:rPr>
        <w:t>計画の見直しを行い、必要に応じて</w:t>
      </w:r>
      <w:r w:rsidR="00FB1064">
        <w:rPr>
          <w:rFonts w:ascii="BIZ UDPゴシック" w:eastAsia="BIZ UDPゴシック" w:hAnsi="BIZ UDPゴシック" w:cs="ＭＳ 明朝" w:hint="eastAsia"/>
          <w:color w:val="000000"/>
          <w:kern w:val="0"/>
          <w:sz w:val="22"/>
        </w:rPr>
        <w:t>就労移行支援</w:t>
      </w:r>
      <w:r w:rsidRPr="00FB1064">
        <w:rPr>
          <w:rFonts w:ascii="BIZ UDPゴシック" w:eastAsia="BIZ UDPゴシック" w:hAnsi="BIZ UDPゴシック" w:cs="ＭＳ 明朝" w:hint="eastAsia"/>
          <w:color w:val="000000"/>
          <w:kern w:val="0"/>
          <w:sz w:val="22"/>
        </w:rPr>
        <w:t>計画を変更すること。</w:t>
      </w:r>
    </w:p>
    <w:p w14:paraId="5BE8E62C" w14:textId="47CD72E5"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就労移行支援計画作成後、モニタリングを行うとともに、少なくとも</w:t>
      </w:r>
      <w:r w:rsidR="0097082E" w:rsidRPr="005A34A4">
        <w:rPr>
          <w:rFonts w:ascii="BIZ UDPゴシック" w:eastAsia="BIZ UDPゴシック" w:hAnsi="BIZ UDPゴシック" w:cs="ＭＳ 明朝" w:hint="eastAsia"/>
          <w:color w:val="000000"/>
          <w:kern w:val="0"/>
          <w:sz w:val="22"/>
        </w:rPr>
        <w:t>3</w:t>
      </w:r>
      <w:r w:rsidRPr="005A34A4">
        <w:rPr>
          <w:rFonts w:ascii="BIZ UDPゴシック" w:eastAsia="BIZ UDPゴシック" w:hAnsi="BIZ UDPゴシック" w:cs="ＭＳ 明朝" w:hint="eastAsia"/>
          <w:color w:val="000000"/>
          <w:kern w:val="0"/>
          <w:sz w:val="22"/>
        </w:rPr>
        <w:t>ヶ月に        １回以上就労移行支援計画の見直しを行い、必要に応じて就労移行支援計画を変更すること。</w:t>
      </w:r>
    </w:p>
    <w:p w14:paraId="5D59A734" w14:textId="41B90C68"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利用申込者の心身の状況等の把握、利用者の基本的人権を享有する個人としての尊厳にふさわしい日常生活に向けた検討、他の職員に対する技術指導又は助言等を行うこと。</w:t>
      </w:r>
    </w:p>
    <w:p w14:paraId="21DF26F6" w14:textId="7ABB8682" w:rsidR="008E767D" w:rsidRPr="005A34A4"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前２項以外の職員の職種、員数及び職務の内容は次のとおりとする。但し、職業指導</w:t>
      </w:r>
      <w:r w:rsidR="0097082E" w:rsidRPr="005A34A4">
        <w:rPr>
          <w:rFonts w:ascii="BIZ UDPゴシック" w:eastAsia="BIZ UDPゴシック" w:hAnsi="BIZ UDPゴシック" w:cs="ＭＳ 明朝"/>
          <w:color w:val="000000"/>
          <w:kern w:val="0"/>
          <w:sz w:val="22"/>
        </w:rPr>
        <w:t xml:space="preserve">　</w:t>
      </w:r>
      <w:r w:rsidR="0097082E" w:rsidRPr="005A34A4">
        <w:rPr>
          <w:rFonts w:ascii="BIZ UDPゴシック" w:eastAsia="BIZ UDPゴシック" w:hAnsi="BIZ UDPゴシック" w:cs="ＭＳ 明朝" w:hint="eastAsia"/>
          <w:color w:val="000000"/>
          <w:kern w:val="0"/>
          <w:sz w:val="22"/>
        </w:rPr>
        <w:t>員</w:t>
      </w:r>
      <w:r w:rsidRPr="005A34A4">
        <w:rPr>
          <w:rFonts w:ascii="BIZ UDPゴシック" w:eastAsia="BIZ UDPゴシック" w:hAnsi="BIZ UDPゴシック" w:cs="ＭＳ 明朝" w:hint="eastAsia"/>
          <w:color w:val="000000"/>
          <w:kern w:val="0"/>
          <w:sz w:val="22"/>
        </w:rPr>
        <w:t>、生活支援員及び就労支援員のうち、いずれか１名以上は常勤職員とする。</w:t>
      </w:r>
    </w:p>
    <w:p w14:paraId="716EBE74" w14:textId="0E7DDCBE" w:rsidR="008E767D" w:rsidRPr="005A34A4"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職業指導員　１名以上（職業指導員又は生活支援員のうち、いずれか１名以上は常勤職員）職業指導員は、就労移行支援計画に基づき、就労に必要な知識及び能力を向上するための訓練等適切な指定就労移行支援の提供に当たる。</w:t>
      </w:r>
    </w:p>
    <w:p w14:paraId="408D6246" w14:textId="3B643215" w:rsidR="008E767D" w:rsidRPr="002A67AD"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　１名以上</w:t>
      </w:r>
    </w:p>
    <w:p w14:paraId="184AB091" w14:textId="6599FD78" w:rsidR="008E767D" w:rsidRPr="002A67AD" w:rsidRDefault="008E767D" w:rsidP="005A34A4">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生活支援員は就労移行支援計画に基づき、日常生活上の支援、相談、介護を行う。</w:t>
      </w:r>
    </w:p>
    <w:p w14:paraId="046478AE" w14:textId="0745D8A7" w:rsidR="008E767D" w:rsidRPr="002A67AD" w:rsidRDefault="008E767D" w:rsidP="005F042A">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　１名以上（うち常勤職員１名以上）</w:t>
      </w:r>
    </w:p>
    <w:p w14:paraId="619CB1CA" w14:textId="5760AB55" w:rsidR="008E767D" w:rsidRPr="002A67AD" w:rsidRDefault="008E767D" w:rsidP="005F042A">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就労支援員は就労移行支援計画に基づき、職場実習のあっせん、求職活動の支援及び就職後の職場定着のための支援等、適切な就労移行支援の提供に当たる。</w:t>
      </w:r>
    </w:p>
    <w:p w14:paraId="535D7224" w14:textId="77777777" w:rsidR="008E767D" w:rsidRPr="00EA177A"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2F0AE2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（営業日及び営業時間）</w:t>
      </w:r>
    </w:p>
    <w:p w14:paraId="265647FE" w14:textId="417E11FE" w:rsidR="00395F38" w:rsidRPr="006F069E" w:rsidRDefault="008E767D"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事業所の営業日及び営業時間並びにサービス提供日及びサービス提供時間は、次　</w:t>
      </w:r>
      <w:r w:rsidR="00395F38" w:rsidRPr="006F069E">
        <w:rPr>
          <w:rFonts w:ascii="BIZ UDPゴシック" w:eastAsia="BIZ UDPゴシック" w:hAnsi="BIZ UDPゴシック" w:cs="ＭＳ 明朝" w:hint="eastAsia"/>
          <w:color w:val="000000"/>
          <w:kern w:val="0"/>
          <w:sz w:val="22"/>
        </w:rPr>
        <w:t xml:space="preserve">　</w:t>
      </w:r>
    </w:p>
    <w:p w14:paraId="5714A0BB" w14:textId="77777777" w:rsidR="008E767D" w:rsidRPr="002A67AD" w:rsidRDefault="008E767D" w:rsidP="00395F38">
      <w:pPr>
        <w:overflowPunct w:val="0"/>
        <w:ind w:firstLineChars="100" w:firstLine="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のとおりとする。</w:t>
      </w:r>
    </w:p>
    <w:p w14:paraId="059FA763" w14:textId="7D0CDBC2"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営業日  </w:t>
      </w:r>
      <w:r w:rsidR="00EA177A">
        <w:rPr>
          <w:rFonts w:ascii="BIZ UDPゴシック" w:eastAsia="BIZ UDPゴシック" w:hAnsi="BIZ UDPゴシック" w:cs="ＭＳ 明朝" w:hint="eastAsia"/>
          <w:color w:val="000000"/>
          <w:kern w:val="0"/>
          <w:sz w:val="22"/>
        </w:rPr>
        <w:t>原則、</w:t>
      </w:r>
      <w:r w:rsidR="0097082E" w:rsidRPr="006F069E">
        <w:rPr>
          <w:rFonts w:ascii="BIZ UDPゴシック" w:eastAsia="BIZ UDPゴシック" w:hAnsi="BIZ UDPゴシック" w:cs="ＭＳ 明朝" w:hint="eastAsia"/>
          <w:color w:val="000000"/>
          <w:kern w:val="0"/>
          <w:sz w:val="22"/>
        </w:rPr>
        <w:t>月曜日から</w:t>
      </w:r>
      <w:r w:rsidR="00EA177A">
        <w:rPr>
          <w:rFonts w:ascii="BIZ UDPゴシック" w:eastAsia="BIZ UDPゴシック" w:hAnsi="BIZ UDPゴシック" w:cs="ＭＳ 明朝" w:hint="eastAsia"/>
          <w:color w:val="000000"/>
          <w:kern w:val="0"/>
          <w:sz w:val="22"/>
        </w:rPr>
        <w:t>金曜日とする。</w:t>
      </w:r>
      <w:r w:rsidR="0097082E" w:rsidRPr="006F069E">
        <w:rPr>
          <w:rFonts w:ascii="BIZ UDPゴシック" w:eastAsia="BIZ UDPゴシック" w:hAnsi="BIZ UDPゴシック" w:cs="ＭＳ 明朝" w:hint="eastAsia"/>
          <w:color w:val="000000"/>
          <w:kern w:val="0"/>
          <w:sz w:val="22"/>
        </w:rPr>
        <w:t>ただし、国民の祝日、８月１３日から８月１</w:t>
      </w:r>
      <w:r w:rsidR="00FB1064">
        <w:rPr>
          <w:rFonts w:ascii="BIZ UDPゴシック" w:eastAsia="BIZ UDPゴシック" w:hAnsi="BIZ UDPゴシック" w:cs="ＭＳ 明朝" w:hint="eastAsia"/>
          <w:color w:val="000000"/>
          <w:kern w:val="0"/>
          <w:sz w:val="22"/>
        </w:rPr>
        <w:t>５</w:t>
      </w:r>
      <w:r w:rsidR="0097082E" w:rsidRPr="006F069E">
        <w:rPr>
          <w:rFonts w:ascii="BIZ UDPゴシック" w:eastAsia="BIZ UDPゴシック" w:hAnsi="BIZ UDPゴシック" w:cs="ＭＳ 明朝" w:hint="eastAsia"/>
          <w:color w:val="000000"/>
          <w:kern w:val="0"/>
          <w:sz w:val="22"/>
        </w:rPr>
        <w:t>日、１２月２</w:t>
      </w:r>
      <w:r w:rsidR="00FB1064">
        <w:rPr>
          <w:rFonts w:ascii="BIZ UDPゴシック" w:eastAsia="BIZ UDPゴシック" w:hAnsi="BIZ UDPゴシック" w:cs="ＭＳ 明朝" w:hint="eastAsia"/>
          <w:color w:val="000000"/>
          <w:kern w:val="0"/>
          <w:sz w:val="22"/>
        </w:rPr>
        <w:t>８</w:t>
      </w:r>
      <w:r w:rsidR="0097082E" w:rsidRPr="006F069E">
        <w:rPr>
          <w:rFonts w:ascii="BIZ UDPゴシック" w:eastAsia="BIZ UDPゴシック" w:hAnsi="BIZ UDPゴシック" w:cs="ＭＳ 明朝" w:hint="eastAsia"/>
          <w:color w:val="000000"/>
          <w:kern w:val="0"/>
          <w:sz w:val="22"/>
        </w:rPr>
        <w:t>日から１月４日までを除く。</w:t>
      </w:r>
      <w:r w:rsidR="00EA177A">
        <w:rPr>
          <w:rFonts w:ascii="BIZ UDPゴシック" w:eastAsia="BIZ UDPゴシック" w:hAnsi="BIZ UDPゴシック" w:cs="ＭＳ 明朝" w:hint="eastAsia"/>
          <w:color w:val="000000"/>
          <w:kern w:val="0"/>
          <w:sz w:val="22"/>
        </w:rPr>
        <w:t>また月曜日から金曜日のうちで祝日がある場合土曜日を営業日とする場合がある。</w:t>
      </w:r>
    </w:p>
    <w:p w14:paraId="58E53603" w14:textId="285D4D78" w:rsidR="008E767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営業時間　</w:t>
      </w:r>
      <w:r w:rsidR="00EA177A">
        <w:rPr>
          <w:rFonts w:ascii="BIZ UDPゴシック" w:eastAsia="BIZ UDPゴシック" w:hAnsi="BIZ UDPゴシック" w:cs="ＭＳ 明朝" w:hint="eastAsia"/>
          <w:color w:val="000000"/>
          <w:kern w:val="0"/>
          <w:sz w:val="22"/>
        </w:rPr>
        <w:t xml:space="preserve">平 </w:t>
      </w:r>
      <w:r w:rsidR="00EA177A">
        <w:rPr>
          <w:rFonts w:ascii="BIZ UDPゴシック" w:eastAsia="BIZ UDPゴシック" w:hAnsi="BIZ UDPゴシック" w:cs="ＭＳ 明朝"/>
          <w:color w:val="000000"/>
          <w:kern w:val="0"/>
          <w:sz w:val="22"/>
        </w:rPr>
        <w:t xml:space="preserve">  </w:t>
      </w:r>
      <w:r w:rsidR="00EA177A">
        <w:rPr>
          <w:rFonts w:ascii="BIZ UDPゴシック" w:eastAsia="BIZ UDPゴシック" w:hAnsi="BIZ UDPゴシック" w:cs="ＭＳ 明朝" w:hint="eastAsia"/>
          <w:color w:val="000000"/>
          <w:kern w:val="0"/>
          <w:sz w:val="22"/>
        </w:rPr>
        <w:t xml:space="preserve">日　</w:t>
      </w:r>
      <w:r w:rsidR="00FB1064">
        <w:rPr>
          <w:rFonts w:ascii="BIZ UDPゴシック" w:eastAsia="BIZ UDPゴシック" w:hAnsi="BIZ UDPゴシック" w:cs="ＭＳ 明朝" w:hint="eastAsia"/>
          <w:color w:val="000000"/>
          <w:kern w:val="0"/>
          <w:sz w:val="22"/>
        </w:rPr>
        <w:t>８</w:t>
      </w:r>
      <w:r w:rsidR="0097082E" w:rsidRPr="002A67AD">
        <w:rPr>
          <w:rFonts w:ascii="BIZ UDPゴシック" w:eastAsia="BIZ UDPゴシック" w:hAnsi="BIZ UDPゴシック" w:cs="ＭＳ 明朝" w:hint="eastAsia"/>
          <w:color w:val="000000"/>
          <w:kern w:val="0"/>
          <w:sz w:val="22"/>
        </w:rPr>
        <w:t>時</w:t>
      </w:r>
      <w:r w:rsidR="00FB1064">
        <w:rPr>
          <w:rFonts w:ascii="BIZ UDPゴシック" w:eastAsia="BIZ UDPゴシック" w:hAnsi="BIZ UDPゴシック" w:cs="ＭＳ 明朝" w:hint="eastAsia"/>
          <w:color w:val="000000"/>
          <w:kern w:val="0"/>
          <w:sz w:val="22"/>
        </w:rPr>
        <w:t>４５</w:t>
      </w:r>
      <w:r w:rsidR="0097082E" w:rsidRPr="002A67AD">
        <w:rPr>
          <w:rFonts w:ascii="BIZ UDPゴシック" w:eastAsia="BIZ UDPゴシック" w:hAnsi="BIZ UDPゴシック" w:cs="ＭＳ 明朝" w:hint="eastAsia"/>
          <w:color w:val="000000"/>
          <w:kern w:val="0"/>
          <w:sz w:val="22"/>
        </w:rPr>
        <w:t>分から</w:t>
      </w:r>
      <w:r w:rsidR="00FB1064">
        <w:rPr>
          <w:rFonts w:ascii="BIZ UDPゴシック" w:eastAsia="BIZ UDPゴシック" w:hAnsi="BIZ UDPゴシック" w:cs="ＭＳ 明朝" w:hint="eastAsia"/>
          <w:color w:val="000000"/>
          <w:kern w:val="0"/>
          <w:sz w:val="22"/>
        </w:rPr>
        <w:t>１６</w:t>
      </w:r>
      <w:r w:rsidR="0097082E" w:rsidRPr="002A67AD">
        <w:rPr>
          <w:rFonts w:ascii="BIZ UDPゴシック" w:eastAsia="BIZ UDPゴシック" w:hAnsi="BIZ UDPゴシック" w:cs="ＭＳ 明朝" w:hint="eastAsia"/>
          <w:color w:val="000000"/>
          <w:kern w:val="0"/>
          <w:sz w:val="22"/>
        </w:rPr>
        <w:t>時</w:t>
      </w:r>
      <w:r w:rsidR="00FB1064">
        <w:rPr>
          <w:rFonts w:ascii="BIZ UDPゴシック" w:eastAsia="BIZ UDPゴシック" w:hAnsi="BIZ UDPゴシック" w:cs="ＭＳ 明朝" w:hint="eastAsia"/>
          <w:color w:val="000000"/>
          <w:kern w:val="0"/>
          <w:sz w:val="22"/>
        </w:rPr>
        <w:t>４５</w:t>
      </w:r>
      <w:r w:rsidR="0097082E" w:rsidRPr="002A67AD">
        <w:rPr>
          <w:rFonts w:ascii="BIZ UDPゴシック" w:eastAsia="BIZ UDPゴシック" w:hAnsi="BIZ UDPゴシック" w:cs="ＭＳ 明朝" w:hint="eastAsia"/>
          <w:color w:val="000000"/>
          <w:kern w:val="0"/>
          <w:sz w:val="22"/>
        </w:rPr>
        <w:t>分までとする。</w:t>
      </w:r>
    </w:p>
    <w:p w14:paraId="53E84E3D" w14:textId="03B16CE1" w:rsidR="00EA177A" w:rsidRPr="002A67AD" w:rsidRDefault="00EA177A" w:rsidP="00EA177A">
      <w:pPr>
        <w:pStyle w:val="a3"/>
        <w:overflowPunct w:val="0"/>
        <w:ind w:leftChars="0" w:left="1170"/>
        <w:textAlignment w:val="baseline"/>
        <w:rPr>
          <w:rFonts w:ascii="BIZ UDPゴシック" w:eastAsia="BIZ UDPゴシック" w:hAnsi="BIZ UDPゴシック" w:cs="ＭＳ 明朝"/>
          <w:color w:val="000000"/>
          <w:kern w:val="0"/>
          <w:sz w:val="22"/>
        </w:rPr>
      </w:pPr>
      <w:r>
        <w:rPr>
          <w:rFonts w:ascii="BIZ UDPゴシック" w:eastAsia="BIZ UDPゴシック" w:hAnsi="BIZ UDPゴシック" w:cs="ＭＳ 明朝" w:hint="eastAsia"/>
          <w:color w:val="000000"/>
          <w:kern w:val="0"/>
          <w:sz w:val="22"/>
        </w:rPr>
        <w:t xml:space="preserve">　　　　　　　土曜日 </w:t>
      </w:r>
      <w:r>
        <w:rPr>
          <w:rFonts w:ascii="BIZ UDPゴシック" w:eastAsia="BIZ UDPゴシック" w:hAnsi="BIZ UDPゴシック" w:cs="ＭＳ 明朝"/>
          <w:color w:val="000000"/>
          <w:kern w:val="0"/>
          <w:sz w:val="22"/>
        </w:rPr>
        <w:t xml:space="preserve"> </w:t>
      </w:r>
      <w:r>
        <w:rPr>
          <w:rFonts w:ascii="BIZ UDPゴシック" w:eastAsia="BIZ UDPゴシック" w:hAnsi="BIZ UDPゴシック" w:cs="ＭＳ 明朝" w:hint="eastAsia"/>
          <w:color w:val="000000"/>
          <w:kern w:val="0"/>
          <w:sz w:val="22"/>
        </w:rPr>
        <w:t>８時４５分から１２時までとする。</w:t>
      </w:r>
    </w:p>
    <w:p w14:paraId="6C560201" w14:textId="6E8D6CCB" w:rsidR="00395F38"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サービス提供日　</w:t>
      </w:r>
      <w:r w:rsidR="0097082E" w:rsidRPr="002A67AD">
        <w:rPr>
          <w:rFonts w:ascii="BIZ UDPゴシック" w:eastAsia="BIZ UDPゴシック" w:hAnsi="BIZ UDPゴシック" w:cs="ＭＳ 明朝" w:hint="eastAsia"/>
          <w:color w:val="000000"/>
          <w:kern w:val="0"/>
          <w:sz w:val="22"/>
        </w:rPr>
        <w:t>月曜日から</w:t>
      </w:r>
      <w:r w:rsidR="00EA177A">
        <w:rPr>
          <w:rFonts w:ascii="BIZ UDPゴシック" w:eastAsia="BIZ UDPゴシック" w:hAnsi="BIZ UDPゴシック" w:cs="ＭＳ 明朝" w:hint="eastAsia"/>
          <w:color w:val="000000"/>
          <w:kern w:val="0"/>
          <w:sz w:val="22"/>
        </w:rPr>
        <w:t>金曜</w:t>
      </w:r>
      <w:r w:rsidR="0097082E" w:rsidRPr="002A67AD">
        <w:rPr>
          <w:rFonts w:ascii="BIZ UDPゴシック" w:eastAsia="BIZ UDPゴシック" w:hAnsi="BIZ UDPゴシック" w:cs="ＭＳ 明朝" w:hint="eastAsia"/>
          <w:color w:val="000000"/>
          <w:kern w:val="0"/>
          <w:sz w:val="22"/>
        </w:rPr>
        <w:t>日とする。ただし、</w:t>
      </w:r>
      <w:r w:rsidR="00EA177A">
        <w:rPr>
          <w:rFonts w:ascii="BIZ UDPゴシック" w:eastAsia="BIZ UDPゴシック" w:hAnsi="BIZ UDPゴシック" w:cs="ＭＳ 明朝" w:hint="eastAsia"/>
          <w:color w:val="000000"/>
          <w:kern w:val="0"/>
          <w:sz w:val="22"/>
        </w:rPr>
        <w:t>毎月第４水曜日（祝日の場合は翌日）、</w:t>
      </w:r>
      <w:r w:rsidR="0097082E" w:rsidRPr="002A67AD">
        <w:rPr>
          <w:rFonts w:ascii="BIZ UDPゴシック" w:eastAsia="BIZ UDPゴシック" w:hAnsi="BIZ UDPゴシック" w:cs="ＭＳ 明朝" w:hint="eastAsia"/>
          <w:color w:val="000000"/>
          <w:kern w:val="0"/>
          <w:sz w:val="22"/>
        </w:rPr>
        <w:t>国民の祝日、８月１３日から８月１６日、１２月２７日から１月４日まで</w:t>
      </w:r>
      <w:r w:rsidR="0097082E" w:rsidRPr="002A67AD">
        <w:rPr>
          <w:rFonts w:ascii="BIZ UDPゴシック" w:eastAsia="BIZ UDPゴシック" w:hAnsi="BIZ UDPゴシック" w:cs="ＭＳ 明朝" w:hint="eastAsia"/>
          <w:color w:val="000000"/>
          <w:kern w:val="0"/>
          <w:sz w:val="22"/>
        </w:rPr>
        <w:lastRenderedPageBreak/>
        <w:t>を除く。</w:t>
      </w:r>
      <w:r w:rsidR="00EA177A">
        <w:rPr>
          <w:rFonts w:ascii="BIZ UDPゴシック" w:eastAsia="BIZ UDPゴシック" w:hAnsi="BIZ UDPゴシック" w:cs="ＭＳ 明朝" w:hint="eastAsia"/>
          <w:color w:val="000000"/>
          <w:kern w:val="0"/>
          <w:sz w:val="22"/>
        </w:rPr>
        <w:t>また月曜日から金曜日のうちで祝日がある場合土曜日を</w:t>
      </w:r>
      <w:r w:rsidR="00C81EB5">
        <w:rPr>
          <w:rFonts w:ascii="BIZ UDPゴシック" w:eastAsia="BIZ UDPゴシック" w:hAnsi="BIZ UDPゴシック" w:cs="ＭＳ 明朝" w:hint="eastAsia"/>
          <w:color w:val="000000"/>
          <w:kern w:val="0"/>
          <w:sz w:val="22"/>
        </w:rPr>
        <w:t>サービス提供日</w:t>
      </w:r>
      <w:r w:rsidR="00EA177A">
        <w:rPr>
          <w:rFonts w:ascii="BIZ UDPゴシック" w:eastAsia="BIZ UDPゴシック" w:hAnsi="BIZ UDPゴシック" w:cs="ＭＳ 明朝" w:hint="eastAsia"/>
          <w:color w:val="000000"/>
          <w:kern w:val="0"/>
          <w:sz w:val="22"/>
        </w:rPr>
        <w:t>とする場合がある。</w:t>
      </w:r>
    </w:p>
    <w:p w14:paraId="3A97D64D" w14:textId="76B44035" w:rsidR="008E767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サービス提供時間　</w:t>
      </w:r>
      <w:r w:rsidR="00EA177A">
        <w:rPr>
          <w:rFonts w:ascii="BIZ UDPゴシック" w:eastAsia="BIZ UDPゴシック" w:hAnsi="BIZ UDPゴシック" w:cs="ＭＳ 明朝" w:hint="eastAsia"/>
          <w:color w:val="000000"/>
          <w:kern w:val="0"/>
          <w:sz w:val="22"/>
        </w:rPr>
        <w:t xml:space="preserve">平 </w:t>
      </w:r>
      <w:r w:rsidR="00EA177A">
        <w:rPr>
          <w:rFonts w:ascii="BIZ UDPゴシック" w:eastAsia="BIZ UDPゴシック" w:hAnsi="BIZ UDPゴシック" w:cs="ＭＳ 明朝"/>
          <w:color w:val="000000"/>
          <w:kern w:val="0"/>
          <w:sz w:val="22"/>
        </w:rPr>
        <w:t xml:space="preserve">  </w:t>
      </w:r>
      <w:r w:rsidR="00EA177A">
        <w:rPr>
          <w:rFonts w:ascii="BIZ UDPゴシック" w:eastAsia="BIZ UDPゴシック" w:hAnsi="BIZ UDPゴシック" w:cs="ＭＳ 明朝" w:hint="eastAsia"/>
          <w:color w:val="000000"/>
          <w:kern w:val="0"/>
          <w:sz w:val="22"/>
        </w:rPr>
        <w:t xml:space="preserve">日　</w:t>
      </w:r>
      <w:r w:rsidR="00395F38" w:rsidRPr="002A67AD">
        <w:rPr>
          <w:rFonts w:ascii="BIZ UDPゴシック" w:eastAsia="BIZ UDPゴシック" w:hAnsi="BIZ UDPゴシック" w:cs="ＭＳ 明朝" w:hint="eastAsia"/>
          <w:color w:val="000000"/>
          <w:kern w:val="0"/>
          <w:sz w:val="22"/>
        </w:rPr>
        <w:t>午前９時3０分から午後１５時３０分までとする。</w:t>
      </w:r>
    </w:p>
    <w:p w14:paraId="05E88547" w14:textId="1EB6B10A" w:rsidR="00EA177A" w:rsidRPr="006F069E" w:rsidRDefault="00EA177A" w:rsidP="00EA177A">
      <w:pPr>
        <w:pStyle w:val="a3"/>
        <w:overflowPunct w:val="0"/>
        <w:ind w:leftChars="0" w:left="1170"/>
        <w:textAlignment w:val="baseline"/>
        <w:rPr>
          <w:rFonts w:ascii="BIZ UDPゴシック" w:eastAsia="BIZ UDPゴシック" w:hAnsi="BIZ UDPゴシック" w:cs="ＭＳ 明朝"/>
          <w:color w:val="000000"/>
          <w:kern w:val="0"/>
          <w:sz w:val="22"/>
        </w:rPr>
      </w:pPr>
      <w:r>
        <w:rPr>
          <w:rFonts w:ascii="BIZ UDPゴシック" w:eastAsia="BIZ UDPゴシック" w:hAnsi="BIZ UDPゴシック" w:cs="ＭＳ 明朝" w:hint="eastAsia"/>
          <w:color w:val="000000"/>
          <w:kern w:val="0"/>
          <w:sz w:val="22"/>
        </w:rPr>
        <w:t xml:space="preserve">　　　　　　　　　　　　　土曜日 </w:t>
      </w:r>
      <w:r>
        <w:rPr>
          <w:rFonts w:ascii="BIZ UDPゴシック" w:eastAsia="BIZ UDPゴシック" w:hAnsi="BIZ UDPゴシック" w:cs="ＭＳ 明朝"/>
          <w:color w:val="000000"/>
          <w:kern w:val="0"/>
          <w:sz w:val="22"/>
        </w:rPr>
        <w:t xml:space="preserve"> </w:t>
      </w:r>
      <w:r w:rsidRPr="002A67AD">
        <w:rPr>
          <w:rFonts w:ascii="BIZ UDPゴシック" w:eastAsia="BIZ UDPゴシック" w:hAnsi="BIZ UDPゴシック" w:cs="ＭＳ 明朝" w:hint="eastAsia"/>
          <w:color w:val="000000"/>
          <w:kern w:val="0"/>
          <w:sz w:val="22"/>
        </w:rPr>
        <w:t>午前９時3０分から午後</w:t>
      </w:r>
      <w:r>
        <w:rPr>
          <w:rFonts w:ascii="BIZ UDPゴシック" w:eastAsia="BIZ UDPゴシック" w:hAnsi="BIZ UDPゴシック" w:cs="ＭＳ 明朝" w:hint="eastAsia"/>
          <w:color w:val="000000"/>
          <w:kern w:val="0"/>
          <w:sz w:val="22"/>
        </w:rPr>
        <w:t>1</w:t>
      </w:r>
      <w:r>
        <w:rPr>
          <w:rFonts w:ascii="BIZ UDPゴシック" w:eastAsia="BIZ UDPゴシック" w:hAnsi="BIZ UDPゴシック" w:cs="ＭＳ 明朝"/>
          <w:color w:val="000000"/>
          <w:kern w:val="0"/>
          <w:sz w:val="22"/>
        </w:rPr>
        <w:t>1</w:t>
      </w:r>
      <w:r w:rsidRPr="002A67AD">
        <w:rPr>
          <w:rFonts w:ascii="BIZ UDPゴシック" w:eastAsia="BIZ UDPゴシック" w:hAnsi="BIZ UDPゴシック" w:cs="ＭＳ 明朝" w:hint="eastAsia"/>
          <w:color w:val="000000"/>
          <w:kern w:val="0"/>
          <w:sz w:val="22"/>
        </w:rPr>
        <w:t>時３０分までとする。</w:t>
      </w:r>
    </w:p>
    <w:p w14:paraId="6E051E36" w14:textId="40E2F658"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事業所の行事等により臨時の開所もある。</w:t>
      </w:r>
    </w:p>
    <w:p w14:paraId="5565007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ECECE9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（利用定員）</w:t>
      </w:r>
    </w:p>
    <w:p w14:paraId="43840B94" w14:textId="50049ED3" w:rsidR="008E767D" w:rsidRPr="006F069E" w:rsidRDefault="006F069E"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事業所の利用定員は２０名とする。</w:t>
      </w:r>
    </w:p>
    <w:p w14:paraId="3BBD178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03CDC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（主たる対象者）</w:t>
      </w:r>
    </w:p>
    <w:p w14:paraId="19EDA6DE" w14:textId="2C00B092"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事業所においてサービスを提供する</w:t>
      </w:r>
      <w:r w:rsidR="00DE4115" w:rsidRPr="00DE4115">
        <w:rPr>
          <w:rFonts w:ascii="BIZ UDPゴシック" w:eastAsia="BIZ UDPゴシック" w:hAnsi="BIZ UDPゴシック" w:cs="ＭＳ 明朝" w:hint="eastAsia"/>
          <w:color w:val="000000"/>
          <w:kern w:val="0"/>
          <w:sz w:val="22"/>
        </w:rPr>
        <w:t>主たる対象者を特定しない</w:t>
      </w:r>
      <w:r w:rsidRPr="002A67AD">
        <w:rPr>
          <w:rFonts w:ascii="BIZ UDPゴシック" w:eastAsia="BIZ UDPゴシック" w:hAnsi="BIZ UDPゴシック" w:cs="ＭＳ 明朝" w:hint="eastAsia"/>
          <w:color w:val="000000"/>
          <w:kern w:val="0"/>
          <w:sz w:val="22"/>
        </w:rPr>
        <w:t>。</w:t>
      </w:r>
    </w:p>
    <w:p w14:paraId="3ED5F75B"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17F404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（サービスの内容）</w:t>
      </w:r>
    </w:p>
    <w:p w14:paraId="65B30A28" w14:textId="78BDBE5A" w:rsidR="008E767D" w:rsidRPr="006F069E" w:rsidRDefault="008E767D" w:rsidP="008E767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6F069E">
        <w:rPr>
          <w:rFonts w:ascii="BIZ UDPゴシック" w:eastAsia="BIZ UDPゴシック" w:hAnsi="BIZ UDPゴシック" w:cs="ＭＳ 明朝" w:hint="eastAsia"/>
          <w:color w:val="000000"/>
          <w:kern w:val="0"/>
          <w:sz w:val="22"/>
        </w:rPr>
        <w:t>事業所で行う就労移行支援の内容は、次のとおりとする。</w:t>
      </w:r>
    </w:p>
    <w:p w14:paraId="2099938C" w14:textId="1345E7D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就労移行支援計画の作成</w:t>
      </w:r>
    </w:p>
    <w:p w14:paraId="3EBE34BB" w14:textId="0B25F6F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就労に必要な知識、能力を向上させるために必要な訓練</w:t>
      </w:r>
    </w:p>
    <w:p w14:paraId="21F9BFBB" w14:textId="010766EE"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身体等の介護</w:t>
      </w:r>
    </w:p>
    <w:p w14:paraId="053D1B97" w14:textId="6F19D94A"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生産活動</w:t>
      </w:r>
    </w:p>
    <w:p w14:paraId="14581B3E" w14:textId="4C1C1936"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実習先企業等の紹介</w:t>
      </w:r>
    </w:p>
    <w:p w14:paraId="1319D385" w14:textId="3524668F"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就労の機会の提供</w:t>
      </w:r>
    </w:p>
    <w:p w14:paraId="60D45F6B" w14:textId="493DEA7B"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求職活動支援</w:t>
      </w:r>
    </w:p>
    <w:p w14:paraId="4E5D7E5C" w14:textId="4FDC1397"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職場定着支援</w:t>
      </w:r>
    </w:p>
    <w:p w14:paraId="73C57E3D" w14:textId="415240F5" w:rsidR="008E767D"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訪問支援</w:t>
      </w:r>
    </w:p>
    <w:p w14:paraId="18773642" w14:textId="39A820B7"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施設外支援</w:t>
      </w:r>
    </w:p>
    <w:p w14:paraId="0B92C409" w14:textId="05E326C9" w:rsid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施設外就労</w:t>
      </w:r>
    </w:p>
    <w:p w14:paraId="765394A7" w14:textId="623E4081" w:rsidR="00DE4115" w:rsidRPr="000F13D4" w:rsidRDefault="00DE4115"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Pr>
          <w:rFonts w:ascii="BIZ UDPゴシック" w:eastAsia="BIZ UDPゴシック" w:hAnsi="BIZ UDPゴシック" w:cs="ＭＳ 明朝" w:hint="eastAsia"/>
          <w:color w:val="000000"/>
          <w:kern w:val="0"/>
          <w:sz w:val="22"/>
        </w:rPr>
        <w:t>在宅支援</w:t>
      </w:r>
    </w:p>
    <w:p w14:paraId="7A88DCCC" w14:textId="65D7C813"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相談援助</w:t>
      </w:r>
    </w:p>
    <w:p w14:paraId="6F8B7B03" w14:textId="3092EE91"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健康管理</w:t>
      </w:r>
    </w:p>
    <w:p w14:paraId="54FB1A80" w14:textId="63B79E0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送迎サービス</w:t>
      </w:r>
    </w:p>
    <w:p w14:paraId="40347671" w14:textId="2DCE393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その他日常生活上必要な支援</w:t>
      </w:r>
    </w:p>
    <w:p w14:paraId="10F653DF" w14:textId="1735A541" w:rsidR="008E767D" w:rsidRPr="000F13D4" w:rsidRDefault="008E767D" w:rsidP="000F13D4">
      <w:pPr>
        <w:pStyle w:val="a3"/>
        <w:numPr>
          <w:ilvl w:val="0"/>
          <w:numId w:val="21"/>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事業者は、利用者からの要望を考慮し、利用者の嗜好に応じた趣味、教養又は娯楽に係る活動の機会を提供するよう努めるものとする。</w:t>
      </w:r>
    </w:p>
    <w:p w14:paraId="54FC4CC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E1971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（支給決定を受けた障害者から受領する費用の額等）</w:t>
      </w:r>
    </w:p>
    <w:p w14:paraId="7755A2DB" w14:textId="0B14007F"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事業者は、法定代理受領を行う指定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又は就労移行支援を提供した際は、支給決定を受けた障害者等（以下「支給決定障害者等」という。）から、市町　村が定める負担上限月額の範囲内において利用者負担額の支払を受けるものとする。</w:t>
      </w:r>
    </w:p>
    <w:p w14:paraId="596128A5" w14:textId="49DC7A7B" w:rsidR="008E767D"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事業者は、法定代理受領を行わない指定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又は就労移行支援を提供した際は、支給決定障害者等から、当該指定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又は指定就労移行支援に係る指定障害福祉サービス等費用基準額の支払を受けるものとする。この場合、提供した指定</w:t>
      </w:r>
      <w:r w:rsidR="00FB1064">
        <w:rPr>
          <w:rFonts w:ascii="BIZ UDPゴシック" w:eastAsia="BIZ UDPゴシック" w:hAnsi="BIZ UDPゴシック" w:cs="ＭＳ 明朝" w:hint="eastAsia"/>
          <w:color w:val="000000"/>
          <w:kern w:val="0"/>
          <w:sz w:val="22"/>
        </w:rPr>
        <w:t>就労</w:t>
      </w:r>
      <w:r w:rsidR="00FB1064">
        <w:rPr>
          <w:rFonts w:ascii="BIZ UDPゴシック" w:eastAsia="BIZ UDPゴシック" w:hAnsi="BIZ UDPゴシック" w:cs="ＭＳ 明朝" w:hint="eastAsia"/>
          <w:color w:val="000000"/>
          <w:kern w:val="0"/>
          <w:sz w:val="22"/>
        </w:rPr>
        <w:lastRenderedPageBreak/>
        <w:t>移行支援</w:t>
      </w:r>
      <w:r w:rsidRPr="000F13D4">
        <w:rPr>
          <w:rFonts w:ascii="BIZ UDPゴシック" w:eastAsia="BIZ UDPゴシック" w:hAnsi="BIZ UDPゴシック" w:cs="ＭＳ 明朝" w:hint="eastAsia"/>
          <w:color w:val="000000"/>
          <w:kern w:val="0"/>
          <w:sz w:val="22"/>
        </w:rPr>
        <w:t>と指定就労移行支援の内容、費用の額その他必要と認められる事項を記載したサービス提供証明書を利用者に対して交付するものとする。</w:t>
      </w:r>
    </w:p>
    <w:p w14:paraId="7948E849" w14:textId="77777777" w:rsidR="000F13D4"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事業者は前２項のほか、次に定める費用について、利用者から徴収するものとする。　</w:t>
      </w:r>
    </w:p>
    <w:p w14:paraId="7F6123DE" w14:textId="63C96774"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日用品費の実費</w:t>
      </w:r>
    </w:p>
    <w:p w14:paraId="4CAA0B5C" w14:textId="5914F7DE"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その他日常生活において通常必要となるものに係る費用であって、その利用者に負担させることが適当と認められるものの実費</w:t>
      </w:r>
      <w:r w:rsidR="000F13D4">
        <w:rPr>
          <w:rFonts w:ascii="BIZ UDPゴシック" w:eastAsia="BIZ UDPゴシック" w:hAnsi="BIZ UDPゴシック" w:cs="ＭＳ 明朝" w:hint="eastAsia"/>
          <w:color w:val="000000"/>
          <w:kern w:val="0"/>
          <w:sz w:val="22"/>
        </w:rPr>
        <w:t>。</w:t>
      </w:r>
    </w:p>
    <w:p w14:paraId="5AD69C25" w14:textId="04489748"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前項の費用の額に係るサービスの提供に当たっては、あらかじめ、利用者に対し、当該サービスの内容及び費用について説明を行い、利用者の同意を得るものとする。</w:t>
      </w:r>
    </w:p>
    <w:p w14:paraId="56566776" w14:textId="3F9F3083"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第１項から第３項までの費用の支払を受けた場合は、当該費用に係る領収書を、当該費用を支払った利用者に対し交付するものとする。</w:t>
      </w:r>
    </w:p>
    <w:p w14:paraId="4BCBFE3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BE3A651" w14:textId="77777777" w:rsidR="00262C5D" w:rsidRPr="002A67AD" w:rsidRDefault="00262C5D" w:rsidP="00262C5D">
      <w:pPr>
        <w:overflowPunct w:val="0"/>
        <w:ind w:firstLineChars="100" w:firstLine="222"/>
        <w:textAlignment w:val="baseline"/>
        <w:rPr>
          <w:ins w:id="0"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w:t>
      </w:r>
    </w:p>
    <w:p w14:paraId="4F794299" w14:textId="0E356F41"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事業所は、一般就労への移行を図るため、利用者と職員がユニットを組み企業から請け負った作業を当該企業内で行う施設外就労の実施に努める。</w:t>
      </w:r>
    </w:p>
    <w:p w14:paraId="79FCBFFF" w14:textId="75805D82" w:rsidR="00262C5D" w:rsidRPr="002A67AD" w:rsidRDefault="00262C5D" w:rsidP="000F13D4">
      <w:pPr>
        <w:pStyle w:val="a3"/>
        <w:numPr>
          <w:ilvl w:val="0"/>
          <w:numId w:val="24"/>
        </w:numPr>
        <w:overflowPunct w:val="0"/>
        <w:ind w:leftChars="0" w:hanging="278"/>
        <w:textAlignment w:val="baseline"/>
        <w:rPr>
          <w:ins w:id="1"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施設外就労は期間を定めないものとする。</w:t>
      </w:r>
    </w:p>
    <w:p w14:paraId="705E805C"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p>
    <w:p w14:paraId="746F4AD2"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（在宅支援）</w:t>
      </w:r>
    </w:p>
    <w:p w14:paraId="5D59F9B2" w14:textId="093D791F"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w:t>
      </w:r>
      <w:r w:rsidR="00FF23A4" w:rsidRPr="00FF23A4">
        <w:rPr>
          <w:rFonts w:ascii="BIZ UDPゴシック" w:eastAsia="BIZ UDPゴシック" w:hAnsi="BIZ UDPゴシック" w:cs="ＭＳ 明朝"/>
          <w:color w:val="000000"/>
          <w:kern w:val="0"/>
          <w:sz w:val="22"/>
        </w:rPr>
        <w:t>居宅において支援を受けることを希望する者であって、かつ、当該支援を行うことが効果的であると市町村が認め</w:t>
      </w:r>
      <w:r w:rsidR="00FF23A4">
        <w:rPr>
          <w:rFonts w:ascii="BIZ UDPゴシック" w:eastAsia="BIZ UDPゴシック" w:hAnsi="BIZ UDPゴシック" w:cs="ＭＳ 明朝" w:hint="eastAsia"/>
          <w:color w:val="000000"/>
          <w:kern w:val="0"/>
          <w:sz w:val="22"/>
        </w:rPr>
        <w:t>る</w:t>
      </w:r>
      <w:r w:rsidRPr="000F13D4">
        <w:rPr>
          <w:rFonts w:ascii="BIZ UDPゴシック" w:eastAsia="BIZ UDPゴシック" w:hAnsi="BIZ UDPゴシック" w:cs="ＭＳ 明朝" w:hint="eastAsia"/>
          <w:color w:val="000000"/>
          <w:kern w:val="0"/>
          <w:sz w:val="22"/>
        </w:rPr>
        <w:t>利用者に限り在宅支援を行う。</w:t>
      </w:r>
    </w:p>
    <w:p w14:paraId="5FCCF8CE" w14:textId="55D1B02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個別支援計画に基づき在宅での訓練等を提供する。</w:t>
      </w:r>
    </w:p>
    <w:p w14:paraId="0BCC5E19" w14:textId="079CB18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1日2回以上の連絡を取り、作業の進歩状況や、問題点の確認を行う。週1回は支援員が自宅訪問し、直接の評価を行う。</w:t>
      </w:r>
    </w:p>
    <w:p w14:paraId="3A42A5D2" w14:textId="3ED260A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日報を作成し、訓練内容、目標設定などを把握する。</w:t>
      </w:r>
    </w:p>
    <w:p w14:paraId="1B201ECD" w14:textId="520EA5B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利用者は月の利用日数のうち１日は事業所へ通所をし、施設内において作業評価、問題点などの確認を行う。</w:t>
      </w:r>
    </w:p>
    <w:p w14:paraId="3A4A6249" w14:textId="79C060FD"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緊急時においては速やかに対応する。</w:t>
      </w:r>
    </w:p>
    <w:p w14:paraId="52A94CC1" w14:textId="77777777" w:rsidR="00262C5D" w:rsidRPr="002A67AD" w:rsidRDefault="00262C5D" w:rsidP="008E767D">
      <w:pPr>
        <w:overflowPunct w:val="0"/>
        <w:textAlignment w:val="baseline"/>
        <w:rPr>
          <w:rFonts w:ascii="BIZ UDPゴシック" w:eastAsia="BIZ UDPゴシック" w:hAnsi="BIZ UDPゴシック" w:cs="Times New Roman"/>
          <w:color w:val="000000"/>
          <w:spacing w:val="2"/>
          <w:kern w:val="0"/>
          <w:sz w:val="22"/>
        </w:rPr>
      </w:pPr>
    </w:p>
    <w:p w14:paraId="43F277D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（通常の事業の実施地域）</w:t>
      </w:r>
    </w:p>
    <w:p w14:paraId="47EBF98D" w14:textId="3E59E504" w:rsidR="008E767D"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事業所における通常の事業の実施地域は次のとおりとする。</w:t>
      </w:r>
    </w:p>
    <w:p w14:paraId="42D16187" w14:textId="5875303A" w:rsidR="008E767D" w:rsidRPr="002A67AD" w:rsidRDefault="007475E0" w:rsidP="00FF23A4">
      <w:pPr>
        <w:overflowPunct w:val="0"/>
        <w:ind w:left="420"/>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t xml:space="preserve">岡山県　</w:t>
      </w:r>
      <w:r w:rsidR="00FF23A4">
        <w:rPr>
          <w:rFonts w:ascii="BIZ UDPゴシック" w:eastAsia="BIZ UDPゴシック" w:hAnsi="BIZ UDPゴシック" w:cs="ＭＳ 明朝" w:hint="eastAsia"/>
          <w:color w:val="000000"/>
          <w:kern w:val="0"/>
          <w:sz w:val="22"/>
        </w:rPr>
        <w:t>笠岡市</w:t>
      </w:r>
      <w:r>
        <w:rPr>
          <w:rFonts w:ascii="BIZ UDPゴシック" w:eastAsia="BIZ UDPゴシック" w:hAnsi="BIZ UDPゴシック" w:cs="ＭＳ 明朝" w:hint="eastAsia"/>
          <w:color w:val="000000"/>
          <w:kern w:val="0"/>
          <w:sz w:val="22"/>
        </w:rPr>
        <w:t xml:space="preserve">　倉敷市　岡山市</w:t>
      </w:r>
    </w:p>
    <w:p w14:paraId="75974092" w14:textId="37159B7B" w:rsidR="008E767D" w:rsidRPr="002A67AD" w:rsidRDefault="007475E0" w:rsidP="008E767D">
      <w:pPr>
        <w:overflowPunct w:val="0"/>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Times New Roman" w:hint="eastAsia"/>
          <w:color w:val="000000"/>
          <w:spacing w:val="2"/>
          <w:kern w:val="0"/>
          <w:sz w:val="22"/>
        </w:rPr>
        <w:t xml:space="preserve">　　　広島県　福山市</w:t>
      </w:r>
    </w:p>
    <w:p w14:paraId="46951AA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（工賃の支払等）</w:t>
      </w:r>
    </w:p>
    <w:p w14:paraId="50264681" w14:textId="72E26E54"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移行支援の利用者が生産活動に従事した場合は、別に定める工賃支払規定に基づき、生産活動に係る事業の収入から生産活動に係る事業に必要な経費を控除した額に相当する金額を工賃として支払うものとする。</w:t>
      </w:r>
    </w:p>
    <w:p w14:paraId="676BA89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830828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（サービス利用に当たっての留意事項）</w:t>
      </w:r>
    </w:p>
    <w:p w14:paraId="680B3ED1" w14:textId="3FBADB64" w:rsidR="00395F38"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利用者は、サービスの利用に当たっては、次に規定する内容に留意すること。</w:t>
      </w:r>
    </w:p>
    <w:p w14:paraId="1275BB5C" w14:textId="77777777" w:rsidR="00395F38" w:rsidRPr="002A67AD"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利用者は、この規程に定めるもののほか、管理者が定める規則を誠実に守るこ</w:t>
      </w:r>
      <w:r w:rsidRPr="002A67AD">
        <w:rPr>
          <w:rFonts w:ascii="BIZ UDPゴシック" w:eastAsia="BIZ UDPゴシック" w:hAnsi="BIZ UDPゴシック" w:cs="ＭＳ 明朝" w:hint="eastAsia"/>
          <w:color w:val="000000"/>
          <w:kern w:val="0"/>
          <w:sz w:val="22"/>
        </w:rPr>
        <w:lastRenderedPageBreak/>
        <w:t>と。</w:t>
      </w:r>
    </w:p>
    <w:p w14:paraId="50EBC5C5" w14:textId="4C9BECF4"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利用者が外出しようとするときは、その都度、外出先、帰着予定時刻等の必要事項を管理者に届け出ること。</w:t>
      </w:r>
    </w:p>
    <w:p w14:paraId="000EEE63"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利用者が外来者と面会しようとするときは、その旨を管理者に届け出て、あらかじめ指定された場所で面会すること。</w:t>
      </w:r>
    </w:p>
    <w:p w14:paraId="57DBFAF2"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利用者が生活上必要とする物品は、原則として、各人の責任において保管すること。ただし、貴重品、現金、刃物類等はこの限りではない。</w:t>
      </w:r>
    </w:p>
    <w:p w14:paraId="2D36EB7C" w14:textId="77777777" w:rsidR="00395F38"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利用者は、無断で火薬、薬品、油類その他の危険物を施設内に持ち込まないこと。</w:t>
      </w:r>
    </w:p>
    <w:p w14:paraId="2EF4C5CC"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利用者は、事業所並びに事業者が経営する他の施設及び他の事業所内で次の行為をしないこと。</w:t>
      </w:r>
    </w:p>
    <w:p w14:paraId="7F54DD1A" w14:textId="62E70E50" w:rsidR="008E767D" w:rsidRPr="000F13D4" w:rsidRDefault="008E767D" w:rsidP="000F13D4">
      <w:pPr>
        <w:pStyle w:val="a3"/>
        <w:numPr>
          <w:ilvl w:val="0"/>
          <w:numId w:val="27"/>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他人の生命や財産等に損害を与えること。</w:t>
      </w:r>
    </w:p>
    <w:p w14:paraId="75B31EE9" w14:textId="7F5968AB"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喧嘩、口論、泥酔等他人に迷惑になること。</w:t>
      </w:r>
    </w:p>
    <w:p w14:paraId="73B5C335" w14:textId="6A4364BE"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指定された場所以外で、火気を使用すること及び喫煙すること。</w:t>
      </w:r>
    </w:p>
    <w:p w14:paraId="1F0EBE1E" w14:textId="0E023811"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秩序又は風紀を乱し、安全な日中活動を害すること。</w:t>
      </w:r>
    </w:p>
    <w:p w14:paraId="1FC54080" w14:textId="7BE2FB44"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利用者又は家族等は、利用者が故意又は過失によって事業所並びに事業者が経営する他の施設及び他の事業所や個人の物品を毀損又は亡失したときは、その損害を賠償しなければならない。ただし、管理者は事情により賠償を減免することができる。</w:t>
      </w:r>
    </w:p>
    <w:p w14:paraId="6D483B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72359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（利用者負担額等に係る管理）</w:t>
      </w:r>
    </w:p>
    <w:p w14:paraId="78D1E384" w14:textId="25288A51"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事業者は、利用者の依頼を受けて、利用者が同一の月に当該事業者が提供する指定就労移行支援並びに他の指定障害福祉サービス等（以下　「他の指定障害福祉サービス等」という。）を受けたときは、指定就労移行支援並びに他の指定障害福祉サービス等に係る指定障害福祉サービス等費用基準額から法第２９条第３項の規定により算定された介護給付費又は訓練等給付費の額を控除した額の合計額（以下「利用者負担額等合計額」という。）を算定するものとする。この場合において、利用者負担額等合計額を市町村に報告するとともに、当該利用者及び当該他の指定障害福祉サービス等を提供した指定障害福祉サービス事業者等に通知するものとする。</w:t>
      </w:r>
    </w:p>
    <w:p w14:paraId="271233B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055E72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（緊急時及び事故発生時等における対応方法）</w:t>
      </w:r>
    </w:p>
    <w:p w14:paraId="4F204621" w14:textId="4293A2A1"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0F13D4">
        <w:rPr>
          <w:rFonts w:ascii="BIZ UDPゴシック" w:eastAsia="BIZ UDPゴシック" w:hAnsi="BIZ UDPゴシック" w:cs="ＭＳ 明朝" w:hint="eastAsia"/>
          <w:color w:val="000000"/>
          <w:kern w:val="0"/>
          <w:sz w:val="22"/>
        </w:rPr>
        <w:t>の提供を行っているときに利用者に病状の急変が生じた場合その他必要な場合は、直ちに協力医療機関（</w:t>
      </w:r>
      <w:r w:rsidR="00FF23A4">
        <w:rPr>
          <w:rFonts w:ascii="BIZ UDPゴシック" w:eastAsia="BIZ UDPゴシック" w:hAnsi="BIZ UDPゴシック" w:cs="ＭＳ 明朝" w:hint="eastAsia"/>
          <w:color w:val="000000"/>
          <w:kern w:val="0"/>
          <w:sz w:val="22"/>
        </w:rPr>
        <w:t xml:space="preserve">　　　</w:t>
      </w:r>
      <w:r w:rsidR="002C739F" w:rsidRPr="000F13D4">
        <w:rPr>
          <w:rFonts w:ascii="BIZ UDPゴシック" w:eastAsia="BIZ UDPゴシック" w:hAnsi="BIZ UDPゴシック" w:cs="ＭＳ 明朝" w:hint="eastAsia"/>
          <w:color w:val="000000"/>
          <w:kern w:val="0"/>
          <w:sz w:val="22"/>
        </w:rPr>
        <w:t>病院</w:t>
      </w:r>
      <w:r w:rsidRPr="000F13D4">
        <w:rPr>
          <w:rFonts w:ascii="BIZ UDPゴシック" w:eastAsia="BIZ UDPゴシック" w:hAnsi="BIZ UDPゴシック" w:cs="ＭＳ 明朝" w:hint="eastAsia"/>
          <w:color w:val="000000"/>
          <w:kern w:val="0"/>
          <w:sz w:val="22"/>
        </w:rPr>
        <w:t>）又は利用者の主治医（以下「協力医療</w:t>
      </w:r>
      <w:r w:rsidR="00EA177A">
        <w:rPr>
          <w:rFonts w:ascii="BIZ UDPゴシック" w:eastAsia="BIZ UDPゴシック" w:hAnsi="BIZ UDPゴシック" w:cs="ＭＳ 明朝" w:hint="eastAsia"/>
          <w:color w:val="000000"/>
          <w:kern w:val="0"/>
          <w:sz w:val="22"/>
        </w:rPr>
        <w:t>機関</w:t>
      </w:r>
      <w:r w:rsidRPr="000F13D4">
        <w:rPr>
          <w:rFonts w:ascii="BIZ UDPゴシック" w:eastAsia="BIZ UDPゴシック" w:hAnsi="BIZ UDPゴシック" w:cs="ＭＳ 明朝" w:hint="eastAsia"/>
          <w:color w:val="000000"/>
          <w:kern w:val="0"/>
          <w:sz w:val="22"/>
        </w:rPr>
        <w:t>等」という。）への連絡を行う等の必要な措置を講ずるとともに、管理者に報告するものとする。</w:t>
      </w:r>
    </w:p>
    <w:p w14:paraId="424051E5" w14:textId="6E7D365E"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事業者は、協力医療期間等への連絡等が困難な場合には、他の医療機関への連絡を行う等の必要な措置を講ずるものとする。</w:t>
      </w:r>
    </w:p>
    <w:p w14:paraId="717E6F10" w14:textId="34D2D022" w:rsidR="008E767D" w:rsidRPr="00EA177A" w:rsidRDefault="008E767D" w:rsidP="00EA177A">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EA177A">
        <w:rPr>
          <w:rFonts w:ascii="BIZ UDPゴシック" w:eastAsia="BIZ UDPゴシック" w:hAnsi="BIZ UDPゴシック" w:cs="ＭＳ 明朝" w:hint="eastAsia"/>
          <w:color w:val="000000"/>
          <w:kern w:val="0"/>
          <w:sz w:val="22"/>
        </w:rPr>
        <w:t>事業者は、指定</w:t>
      </w:r>
      <w:r w:rsidR="00FB1064" w:rsidRPr="00EA177A">
        <w:rPr>
          <w:rFonts w:ascii="BIZ UDPゴシック" w:eastAsia="BIZ UDPゴシック" w:hAnsi="BIZ UDPゴシック" w:cs="ＭＳ 明朝" w:hint="eastAsia"/>
          <w:color w:val="000000"/>
          <w:kern w:val="0"/>
          <w:sz w:val="22"/>
        </w:rPr>
        <w:t>就労移行支援</w:t>
      </w:r>
      <w:r w:rsidRPr="00EA177A">
        <w:rPr>
          <w:rFonts w:ascii="BIZ UDPゴシック" w:eastAsia="BIZ UDPゴシック" w:hAnsi="BIZ UDPゴシック" w:cs="ＭＳ 明朝" w:hint="eastAsia"/>
          <w:color w:val="000000"/>
          <w:kern w:val="0"/>
          <w:sz w:val="22"/>
        </w:rPr>
        <w:t>の提供により事故が発生したときは、速やかに利用者の家族等に連絡し、岡山県及び関係市町村に報告するとともに、必要な措置を講じるものとする。</w:t>
      </w:r>
    </w:p>
    <w:p w14:paraId="7AAEC67A" w14:textId="1687736F"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lastRenderedPageBreak/>
        <w:t>事業者は、指定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の提供により賠償すべき事故が発生したときは、速やかに損害を賠償するものとする。</w:t>
      </w:r>
    </w:p>
    <w:p w14:paraId="2F64A6B4" w14:textId="3A9D1EDA"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事業者は、緊急時及び事故発生時に際して採った処置については、記録するものとする。</w:t>
      </w:r>
    </w:p>
    <w:p w14:paraId="435C01AF" w14:textId="552FD5A9"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72497FA" w14:textId="77777777" w:rsidR="008F4DB6" w:rsidRPr="002A67AD"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BB97C8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（非常災害対策）</w:t>
      </w:r>
    </w:p>
    <w:p w14:paraId="5C111463" w14:textId="34FD3050"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事業者は、消火設備その他の非常災害に対して必要な設備を備えるものとする。</w:t>
      </w:r>
    </w:p>
    <w:p w14:paraId="6E78BB9E" w14:textId="56A220E2"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の障害の状況及び地域の自然的・社会的条件を踏まえ、想定される非常災害の種類ごとに、その規模及び被害想定の程度に応じた非常災害への対応に関する具体的計画を策定するとともに、非常災害時の関係機関への通報及び関係者との連絡の体制を整備し、それらの内容を定期的に職員に周知するものとする。</w:t>
      </w:r>
    </w:p>
    <w:p w14:paraId="4A2A3248" w14:textId="26F193A4"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事業者は、非常災害に備えるため、前項の計画に従い、避難又は救出に係る訓練その他必要な訓練を、その実効性を確保しつつ、定期的に行うものとする。</w:t>
      </w:r>
    </w:p>
    <w:p w14:paraId="512B0285" w14:textId="693E1EFE"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ける利用者等の安全の確保が図られるよう、あらかじめ、市町村、近隣住民、障害福祉サービス事業を行う者その他の保健医療サービス又は福祉サービスを提供する者等と相互に支援及び協力を行うための体制の整備に努めるものとする。</w:t>
      </w:r>
    </w:p>
    <w:p w14:paraId="4EE11F09" w14:textId="510DC699"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事業者は、非常災害時において、障害者、高齢者、乳幼児等特に配慮を要する者の支援（受入）に努めるものとする。</w:t>
      </w:r>
    </w:p>
    <w:p w14:paraId="2D707583"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E58E2E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（苦情解決）</w:t>
      </w:r>
    </w:p>
    <w:p w14:paraId="3523449B" w14:textId="5AB4B893"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事業者は、提供した指定就労移行支援に関する利用者及びその家族（以下「利用者等」という。）からの苦情に迅速かつ適切に対応するために、苦情を受け付けるための窓口を設置するものとする。</w:t>
      </w:r>
    </w:p>
    <w:p w14:paraId="7A1F1A51" w14:textId="0CAA5B1C" w:rsidR="008E767D" w:rsidRPr="008F4DB6" w:rsidRDefault="008E767D" w:rsidP="008F4DB6">
      <w:pPr>
        <w:pStyle w:val="a3"/>
        <w:numPr>
          <w:ilvl w:val="0"/>
          <w:numId w:val="31"/>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事業者は、提供した指定就労移行支援に関し、法第１０条第１項又は第４８条第１項の規程により、</w:t>
      </w:r>
      <w:r w:rsidR="00FF23A4">
        <w:rPr>
          <w:rFonts w:ascii="BIZ UDPゴシック" w:eastAsia="BIZ UDPゴシック" w:hAnsi="BIZ UDPゴシック" w:cs="ＭＳ 明朝" w:hint="eastAsia"/>
          <w:color w:val="000000"/>
          <w:kern w:val="0"/>
          <w:sz w:val="22"/>
        </w:rPr>
        <w:t>岡山</w:t>
      </w:r>
      <w:r w:rsidRPr="008F4DB6">
        <w:rPr>
          <w:rFonts w:ascii="BIZ UDPゴシック" w:eastAsia="BIZ UDPゴシック" w:hAnsi="BIZ UDPゴシック" w:cs="ＭＳ 明朝" w:hint="eastAsia"/>
          <w:color w:val="000000"/>
          <w:kern w:val="0"/>
          <w:sz w:val="22"/>
        </w:rPr>
        <w:t>県又は市町村から指導又は助言を受けた場合は、当該指導又は助言に従って必要な改善を行うものとする。</w:t>
      </w:r>
    </w:p>
    <w:p w14:paraId="2AE86825" w14:textId="50A337BA" w:rsidR="008E767D" w:rsidRPr="008F4DB6" w:rsidRDefault="008E767D" w:rsidP="008F4DB6">
      <w:pPr>
        <w:pStyle w:val="a3"/>
        <w:numPr>
          <w:ilvl w:val="0"/>
          <w:numId w:val="31"/>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事業者は、社会福祉法（昭和２６年法律第４５号）第８３条に規定する運営適正化委員会が同法第８５条の規定により行う調査又はあっせんにできる限り協力するものとする。</w:t>
      </w:r>
    </w:p>
    <w:p w14:paraId="30F018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F258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（個人情報の保護）</w:t>
      </w:r>
    </w:p>
    <w:p w14:paraId="3D30EC5D" w14:textId="4203E008" w:rsidR="002C739F" w:rsidRPr="002A67AD"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事業者は、その業務上知り得た利用者等の個人情報については、個人情報の保　</w:t>
      </w:r>
    </w:p>
    <w:p w14:paraId="18E88673" w14:textId="2112290B" w:rsidR="008E767D" w:rsidRPr="002A67AD" w:rsidRDefault="008E767D" w:rsidP="002C739F">
      <w:pPr>
        <w:overflowPunct w:val="0"/>
        <w:ind w:leftChars="50" w:left="106"/>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護に関する法律（平成１５年法律第５７号）その他関係法令等を遵守し、適正に取り扱うものとする。</w:t>
      </w:r>
    </w:p>
    <w:p w14:paraId="2B7ABB60" w14:textId="75E15C75"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職員は、その業務上知り得た利用者等の秘密を保持するものとする。</w:t>
      </w:r>
    </w:p>
    <w:p w14:paraId="424449F5" w14:textId="1EF9CB5D"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事業者は、職員であった者に、業務上知り得た利用者等の秘密を保持するため、職員でなくなった後においてもこれらの秘密を保持すべき旨を、職員との雇用契約の内容と　するものとする。</w:t>
      </w:r>
    </w:p>
    <w:p w14:paraId="3DE60A1A" w14:textId="6F352C79"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事業者は、他の障害福祉サービス事業者等に対して、利用者等に関する情報を提供する</w:t>
      </w:r>
      <w:r w:rsidRPr="008F4DB6">
        <w:rPr>
          <w:rFonts w:ascii="BIZ UDPゴシック" w:eastAsia="BIZ UDPゴシック" w:hAnsi="BIZ UDPゴシック" w:cs="ＭＳ 明朝" w:hint="eastAsia"/>
          <w:color w:val="000000"/>
          <w:kern w:val="0"/>
          <w:sz w:val="22"/>
        </w:rPr>
        <w:lastRenderedPageBreak/>
        <w:t>際は、あらかじめ文書により利用者等の同意を得るものとする。</w:t>
      </w:r>
    </w:p>
    <w:p w14:paraId="29A3ADD4" w14:textId="3908B8E7"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事業者は、利用者又はその家族から当該利用者にかかる指定就労移行支援の提供に関する記録の提示を求められた場合は、当該利用者の不利益にならない範囲において可能な限り開示するものとする。</w:t>
      </w:r>
    </w:p>
    <w:p w14:paraId="07505D09" w14:textId="1EAA444C"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0ACAF0" w14:textId="77777777" w:rsidR="008F4DB6" w:rsidRPr="008F4DB6"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10DCC88"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（虐待の防止及び早期発見並びに虐待があった場合の対応）</w:t>
      </w:r>
    </w:p>
    <w:p w14:paraId="492B8249" w14:textId="35F5A66D"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事業者は、利用者の人権の擁護、虐待の防止等のため、次の措置を講ずるよう努めるものとする。</w:t>
      </w:r>
    </w:p>
    <w:p w14:paraId="2532178B" w14:textId="77777777" w:rsidR="008E767D" w:rsidRPr="002A67AD"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虐待の防止及び早期発見・早期対応に関する責任者の選定及び設置</w:t>
      </w:r>
    </w:p>
    <w:p w14:paraId="0DBDEDFD"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虐待を受けたと思われる利用者等を発見した場合の自治体への速やかな通報及び必要な措置の実施並びに自治体が行う調査への協力</w:t>
      </w:r>
    </w:p>
    <w:p w14:paraId="4A5FC91E" w14:textId="060309FB"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適正な契約手続等の支援の促進を図るため、必要に応じ、利用者の成年後見制度活用への配慮</w:t>
      </w:r>
    </w:p>
    <w:p w14:paraId="57B3654E"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苦情解決体制の整備</w:t>
      </w:r>
    </w:p>
    <w:p w14:paraId="18424046" w14:textId="3DA293F0"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職員に対する虐待防止及び早期発見・早期対応を啓発・普及するための研修の実施</w:t>
      </w:r>
    </w:p>
    <w:p w14:paraId="40A8763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9CC5CC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（その他運営に関する重要事項）</w:t>
      </w:r>
    </w:p>
    <w:p w14:paraId="0B0EEE88" w14:textId="62C7CF98"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事業者は、職員の資質の向上のために研修の機会を次のとおり設けるものとし、また、業務の執行体制についても検証、整備するものとする。</w:t>
      </w:r>
    </w:p>
    <w:p w14:paraId="56E18F4D" w14:textId="77777777" w:rsidR="008E767D" w:rsidRPr="008F4DB6" w:rsidRDefault="008E767D"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採用時研修　採用後６ヶ月以内</w:t>
      </w:r>
    </w:p>
    <w:p w14:paraId="26436A25" w14:textId="77777777" w:rsidR="008E767D" w:rsidRPr="008F4DB6" w:rsidRDefault="002C739F"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継続研修　　年１回以上</w:t>
      </w:r>
    </w:p>
    <w:p w14:paraId="034BD9DF" w14:textId="63C93848" w:rsidR="008E767D" w:rsidRPr="008F4DB6" w:rsidRDefault="008E767D" w:rsidP="008F4DB6">
      <w:pPr>
        <w:pStyle w:val="a3"/>
        <w:numPr>
          <w:ilvl w:val="0"/>
          <w:numId w:val="3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事業者は、職員、設備、備品及び会計に関する諸記録を整備するものとする。</w:t>
      </w:r>
    </w:p>
    <w:p w14:paraId="51A941FA" w14:textId="47F62E31"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事業者は、利用者に対する指定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の提供に関する諸記録を整備し、当該指定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を提供した日から５年間保存するものとする。</w:t>
      </w:r>
    </w:p>
    <w:p w14:paraId="0955F9BB" w14:textId="05FDEDDA"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w:t>
      </w:r>
      <w:r w:rsidR="00FB1064">
        <w:rPr>
          <w:rFonts w:ascii="BIZ UDPゴシック" w:eastAsia="BIZ UDPゴシック" w:hAnsi="BIZ UDPゴシック" w:cs="ＭＳ 明朝" w:hint="eastAsia"/>
          <w:color w:val="000000"/>
          <w:kern w:val="0"/>
          <w:sz w:val="22"/>
        </w:rPr>
        <w:t>就労移行支援</w:t>
      </w:r>
      <w:r w:rsidRPr="008F4DB6">
        <w:rPr>
          <w:rFonts w:ascii="BIZ UDPゴシック" w:eastAsia="BIZ UDPゴシック" w:hAnsi="BIZ UDPゴシック" w:cs="ＭＳ 明朝" w:hint="eastAsia"/>
          <w:color w:val="000000"/>
          <w:kern w:val="0"/>
          <w:sz w:val="22"/>
        </w:rPr>
        <w:t>の利用について市町村若しくは指定一般相談支援事業者又は指定特定相談支援事業者が行う連絡調整に、できる限り協力するものとする。</w:t>
      </w:r>
    </w:p>
    <w:p w14:paraId="1790F0E2" w14:textId="0517AFC3"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この規程に定める事項のほか、運営に関する重要事項は事業者と事業所の管理者との協議に基づいて定めるものとする。</w:t>
      </w:r>
    </w:p>
    <w:p w14:paraId="2E75BB5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75A1872B" w14:textId="2E94C706"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附　則　この規程は</w:t>
      </w:r>
      <w:r w:rsidR="008F4DB6">
        <w:rPr>
          <w:rFonts w:ascii="BIZ UDPゴシック" w:eastAsia="BIZ UDPゴシック" w:hAnsi="BIZ UDPゴシック" w:cs="ＭＳ 明朝" w:hint="eastAsia"/>
          <w:color w:val="000000"/>
          <w:kern w:val="0"/>
          <w:sz w:val="22"/>
        </w:rPr>
        <w:t>令和３</w:t>
      </w:r>
      <w:r w:rsidRPr="002A67AD">
        <w:rPr>
          <w:rFonts w:ascii="BIZ UDPゴシック" w:eastAsia="BIZ UDPゴシック" w:hAnsi="BIZ UDPゴシック" w:cs="ＭＳ 明朝" w:hint="eastAsia"/>
          <w:color w:val="000000"/>
          <w:kern w:val="0"/>
          <w:sz w:val="22"/>
        </w:rPr>
        <w:t>年</w:t>
      </w:r>
      <w:r w:rsidR="00FF23A4">
        <w:rPr>
          <w:rFonts w:ascii="BIZ UDPゴシック" w:eastAsia="BIZ UDPゴシック" w:hAnsi="BIZ UDPゴシック" w:cs="ＭＳ 明朝" w:hint="eastAsia"/>
          <w:color w:val="000000"/>
          <w:kern w:val="0"/>
          <w:sz w:val="22"/>
        </w:rPr>
        <w:t>１</w:t>
      </w:r>
      <w:r w:rsidR="00EA177A">
        <w:rPr>
          <w:rFonts w:ascii="BIZ UDPゴシック" w:eastAsia="BIZ UDPゴシック" w:hAnsi="BIZ UDPゴシック" w:cs="ＭＳ 明朝" w:hint="eastAsia"/>
          <w:color w:val="000000"/>
          <w:kern w:val="0"/>
          <w:sz w:val="22"/>
        </w:rPr>
        <w:t>2</w:t>
      </w:r>
      <w:r w:rsidRPr="002A67AD">
        <w:rPr>
          <w:rFonts w:ascii="BIZ UDPゴシック" w:eastAsia="BIZ UDPゴシック" w:hAnsi="BIZ UDPゴシック" w:cs="ＭＳ 明朝" w:hint="eastAsia"/>
          <w:color w:val="000000"/>
          <w:kern w:val="0"/>
          <w:sz w:val="22"/>
        </w:rPr>
        <w:t>月</w:t>
      </w:r>
      <w:r w:rsidR="002C739F" w:rsidRPr="002A67AD">
        <w:rPr>
          <w:rFonts w:ascii="BIZ UDPゴシック" w:eastAsia="BIZ UDPゴシック" w:hAnsi="BIZ UDPゴシック" w:cs="ＭＳ 明朝" w:hint="eastAsia"/>
          <w:color w:val="000000"/>
          <w:kern w:val="0"/>
          <w:sz w:val="22"/>
        </w:rPr>
        <w:t>１</w:t>
      </w:r>
      <w:r w:rsidRPr="002A67AD">
        <w:rPr>
          <w:rFonts w:ascii="BIZ UDPゴシック" w:eastAsia="BIZ UDPゴシック" w:hAnsi="BIZ UDPゴシック" w:cs="ＭＳ 明朝" w:hint="eastAsia"/>
          <w:color w:val="000000"/>
          <w:kern w:val="0"/>
          <w:sz w:val="22"/>
        </w:rPr>
        <w:t>日から施行する。</w:t>
      </w:r>
    </w:p>
    <w:p w14:paraId="50CB7927" w14:textId="77777777" w:rsidR="00262C5D" w:rsidRPr="002A67AD" w:rsidRDefault="00262C5D">
      <w:pPr>
        <w:rPr>
          <w:rFonts w:ascii="BIZ UDPゴシック" w:eastAsia="BIZ UDPゴシック" w:hAnsi="BIZ UDPゴシック"/>
        </w:rPr>
      </w:pPr>
    </w:p>
    <w:sectPr w:rsidR="00262C5D" w:rsidRPr="002A67AD"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4B422" w14:textId="77777777" w:rsidR="00077152" w:rsidRDefault="00077152">
      <w:r>
        <w:separator/>
      </w:r>
    </w:p>
  </w:endnote>
  <w:endnote w:type="continuationSeparator" w:id="0">
    <w:p w14:paraId="5C355A19" w14:textId="77777777" w:rsidR="00077152" w:rsidRDefault="0007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AE893" w14:textId="77777777" w:rsidR="00077152" w:rsidRDefault="00077152">
      <w:r>
        <w:separator/>
      </w:r>
    </w:p>
  </w:footnote>
  <w:footnote w:type="continuationSeparator" w:id="0">
    <w:p w14:paraId="314F84D1" w14:textId="77777777" w:rsidR="00077152" w:rsidRDefault="000771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89D"/>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 w15:restartNumberingAfterBreak="0">
    <w:nsid w:val="07BC731A"/>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 w15:restartNumberingAfterBreak="0">
    <w:nsid w:val="0C2515EF"/>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10EC730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4" w15:restartNumberingAfterBreak="0">
    <w:nsid w:val="1CD66A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5"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DC2A74"/>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7" w15:restartNumberingAfterBreak="0">
    <w:nsid w:val="26054B63"/>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8" w15:restartNumberingAfterBreak="0">
    <w:nsid w:val="29056E77"/>
    <w:multiLevelType w:val="hybridMultilevel"/>
    <w:tmpl w:val="976C9072"/>
    <w:lvl w:ilvl="0" w:tplc="E020DB94">
      <w:start w:val="1"/>
      <w:numFmt w:val="aiueoFullWidth"/>
      <w:lvlText w:val="（%1）"/>
      <w:lvlJc w:val="left"/>
      <w:pPr>
        <w:ind w:left="1170" w:hanging="720"/>
      </w:pPr>
      <w:rPr>
        <w:rFonts w:hint="default"/>
        <w:lang w:val="en-US"/>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9" w15:restartNumberingAfterBreak="0">
    <w:nsid w:val="345448AC"/>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0" w15:restartNumberingAfterBreak="0">
    <w:nsid w:val="34F66C55"/>
    <w:multiLevelType w:val="hybridMultilevel"/>
    <w:tmpl w:val="6C7A0652"/>
    <w:lvl w:ilvl="0" w:tplc="486CDD84">
      <w:start w:val="1"/>
      <w:numFmt w:val="decimalFullWidth"/>
      <w:lvlText w:val="（%1）"/>
      <w:lvlJc w:val="left"/>
      <w:pPr>
        <w:ind w:left="1260" w:hanging="42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80258E"/>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2" w15:restartNumberingAfterBreak="0">
    <w:nsid w:val="3F6D77C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3" w15:restartNumberingAfterBreak="0">
    <w:nsid w:val="49E81573"/>
    <w:multiLevelType w:val="hybridMultilevel"/>
    <w:tmpl w:val="390A94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8E293D"/>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5" w15:restartNumberingAfterBreak="0">
    <w:nsid w:val="5186459B"/>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6"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7" w15:restartNumberingAfterBreak="0">
    <w:nsid w:val="551C56DA"/>
    <w:multiLevelType w:val="hybridMultilevel"/>
    <w:tmpl w:val="B85E67CC"/>
    <w:lvl w:ilvl="0" w:tplc="9B84A356">
      <w:start w:val="1"/>
      <w:numFmt w:val="aiueoFullWidth"/>
      <w:lvlText w:val="（%1）"/>
      <w:lvlJc w:val="left"/>
      <w:pPr>
        <w:ind w:left="1380" w:hanging="720"/>
      </w:pPr>
      <w:rPr>
        <w:rFonts w:cs="ＭＳ 明朝"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8" w15:restartNumberingAfterBreak="0">
    <w:nsid w:val="55D634C9"/>
    <w:multiLevelType w:val="hybridMultilevel"/>
    <w:tmpl w:val="8DF2E57C"/>
    <w:lvl w:ilvl="0" w:tplc="31B2051E">
      <w:start w:val="1"/>
      <w:numFmt w:val="decimal"/>
      <w:lvlText w:val="第%1条"/>
      <w:lvlJc w:val="left"/>
      <w:pPr>
        <w:ind w:left="420" w:hanging="420"/>
      </w:pPr>
      <w:rPr>
        <w:rFonts w:eastAsia="BIZ UDPゴシック" w:hint="eastAsia"/>
      </w:rPr>
    </w:lvl>
    <w:lvl w:ilvl="1" w:tplc="93E2E3B0">
      <w:start w:val="2"/>
      <w:numFmt w:val="decimal"/>
      <w:suff w:val="space"/>
      <w:lvlText w:val="%2"/>
      <w:lvlJc w:val="left"/>
      <w:pPr>
        <w:ind w:left="840" w:hanging="420"/>
      </w:pPr>
      <w:rPr>
        <w:rFonts w:eastAsia="BIZ UDPゴシック"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604124C"/>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0" w15:restartNumberingAfterBreak="0">
    <w:nsid w:val="57A800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1"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2" w15:restartNumberingAfterBreak="0">
    <w:nsid w:val="588F303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3" w15:restartNumberingAfterBreak="0">
    <w:nsid w:val="5AB2178F"/>
    <w:multiLevelType w:val="hybridMultilevel"/>
    <w:tmpl w:val="FDB0EB9E"/>
    <w:lvl w:ilvl="0" w:tplc="2C7AA770">
      <w:start w:val="1"/>
      <w:numFmt w:val="decimalFullWidth"/>
      <w:lvlText w:val="第%1条"/>
      <w:lvlJc w:val="left"/>
      <w:pPr>
        <w:ind w:left="735" w:hanging="735"/>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BAD5637"/>
    <w:multiLevelType w:val="hybridMultilevel"/>
    <w:tmpl w:val="932C72DC"/>
    <w:lvl w:ilvl="0" w:tplc="93E2E3B0">
      <w:start w:val="2"/>
      <w:numFmt w:val="decimal"/>
      <w:suff w:val="space"/>
      <w:lvlText w:val="%1"/>
      <w:lvlJc w:val="left"/>
      <w:pPr>
        <w:ind w:left="840" w:hanging="420"/>
      </w:pPr>
      <w:rPr>
        <w:rFonts w:eastAsia="BIZ UDPゴシック"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6"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7"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28" w15:restartNumberingAfterBreak="0">
    <w:nsid w:val="63CF373F"/>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9" w15:restartNumberingAfterBreak="0">
    <w:nsid w:val="69984D20"/>
    <w:multiLevelType w:val="hybridMultilevel"/>
    <w:tmpl w:val="26BAF9E0"/>
    <w:lvl w:ilvl="0" w:tplc="80C6CF02">
      <w:start w:val="1"/>
      <w:numFmt w:val="aiueoFullWidth"/>
      <w:lvlText w:val="（%1）"/>
      <w:lvlJc w:val="left"/>
      <w:pPr>
        <w:ind w:left="1020" w:hanging="7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0" w15:restartNumberingAfterBreak="0">
    <w:nsid w:val="6AC70F73"/>
    <w:multiLevelType w:val="hybridMultilevel"/>
    <w:tmpl w:val="CB8C7820"/>
    <w:lvl w:ilvl="0" w:tplc="30E8969A">
      <w:start w:val="1"/>
      <w:numFmt w:val="aiueoFullWidth"/>
      <w:lvlText w:val="（%1）"/>
      <w:lvlJc w:val="left"/>
      <w:pPr>
        <w:ind w:left="720" w:hanging="4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1"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32" w15:restartNumberingAfterBreak="0">
    <w:nsid w:val="758A02B5"/>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3" w15:restartNumberingAfterBreak="0">
    <w:nsid w:val="75DA7FA8"/>
    <w:multiLevelType w:val="hybridMultilevel"/>
    <w:tmpl w:val="4E9E80E0"/>
    <w:lvl w:ilvl="0" w:tplc="04090011">
      <w:start w:val="1"/>
      <w:numFmt w:val="decimalEnclosedCircle"/>
      <w:lvlText w:val="%1"/>
      <w:lvlJc w:val="left"/>
      <w:pPr>
        <w:ind w:left="1590" w:hanging="420"/>
      </w:pPr>
    </w:lvl>
    <w:lvl w:ilvl="1" w:tplc="04090017" w:tentative="1">
      <w:start w:val="1"/>
      <w:numFmt w:val="aiueoFullWidth"/>
      <w:lvlText w:val="(%2)"/>
      <w:lvlJc w:val="left"/>
      <w:pPr>
        <w:ind w:left="2010" w:hanging="420"/>
      </w:pPr>
    </w:lvl>
    <w:lvl w:ilvl="2" w:tplc="04090011" w:tentative="1">
      <w:start w:val="1"/>
      <w:numFmt w:val="decimalEnclosedCircle"/>
      <w:lvlText w:val="%3"/>
      <w:lvlJc w:val="left"/>
      <w:pPr>
        <w:ind w:left="2430" w:hanging="420"/>
      </w:pPr>
    </w:lvl>
    <w:lvl w:ilvl="3" w:tplc="0409000F" w:tentative="1">
      <w:start w:val="1"/>
      <w:numFmt w:val="decimal"/>
      <w:lvlText w:val="%4."/>
      <w:lvlJc w:val="left"/>
      <w:pPr>
        <w:ind w:left="2850" w:hanging="420"/>
      </w:pPr>
    </w:lvl>
    <w:lvl w:ilvl="4" w:tplc="04090017">
      <w:start w:val="1"/>
      <w:numFmt w:val="aiueoFullWidth"/>
      <w:lvlText w:val="(%5)"/>
      <w:lvlJc w:val="left"/>
      <w:pPr>
        <w:ind w:left="3270" w:hanging="420"/>
      </w:pPr>
    </w:lvl>
    <w:lvl w:ilvl="5" w:tplc="04090011" w:tentative="1">
      <w:start w:val="1"/>
      <w:numFmt w:val="decimalEnclosedCircle"/>
      <w:lvlText w:val="%6"/>
      <w:lvlJc w:val="left"/>
      <w:pPr>
        <w:ind w:left="3690" w:hanging="420"/>
      </w:pPr>
    </w:lvl>
    <w:lvl w:ilvl="6" w:tplc="0409000F" w:tentative="1">
      <w:start w:val="1"/>
      <w:numFmt w:val="decimal"/>
      <w:lvlText w:val="%7."/>
      <w:lvlJc w:val="left"/>
      <w:pPr>
        <w:ind w:left="4110" w:hanging="420"/>
      </w:pPr>
    </w:lvl>
    <w:lvl w:ilvl="7" w:tplc="04090017" w:tentative="1">
      <w:start w:val="1"/>
      <w:numFmt w:val="aiueoFullWidth"/>
      <w:lvlText w:val="(%8)"/>
      <w:lvlJc w:val="left"/>
      <w:pPr>
        <w:ind w:left="4530" w:hanging="420"/>
      </w:pPr>
    </w:lvl>
    <w:lvl w:ilvl="8" w:tplc="04090011" w:tentative="1">
      <w:start w:val="1"/>
      <w:numFmt w:val="decimalEnclosedCircle"/>
      <w:lvlText w:val="%9"/>
      <w:lvlJc w:val="left"/>
      <w:pPr>
        <w:ind w:left="4950" w:hanging="420"/>
      </w:pPr>
    </w:lvl>
  </w:abstractNum>
  <w:abstractNum w:abstractNumId="34" w15:restartNumberingAfterBreak="0">
    <w:nsid w:val="7D4B005D"/>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abstractNumId w:val="7"/>
  </w:num>
  <w:num w:numId="2">
    <w:abstractNumId w:val="31"/>
  </w:num>
  <w:num w:numId="3">
    <w:abstractNumId w:val="16"/>
  </w:num>
  <w:num w:numId="4">
    <w:abstractNumId w:val="21"/>
  </w:num>
  <w:num w:numId="5">
    <w:abstractNumId w:val="27"/>
  </w:num>
  <w:num w:numId="6">
    <w:abstractNumId w:val="5"/>
  </w:num>
  <w:num w:numId="7">
    <w:abstractNumId w:val="25"/>
  </w:num>
  <w:num w:numId="8">
    <w:abstractNumId w:val="26"/>
  </w:num>
  <w:num w:numId="9">
    <w:abstractNumId w:val="18"/>
  </w:num>
  <w:num w:numId="10">
    <w:abstractNumId w:val="23"/>
  </w:num>
  <w:num w:numId="11">
    <w:abstractNumId w:val="13"/>
  </w:num>
  <w:num w:numId="12">
    <w:abstractNumId w:val="10"/>
  </w:num>
  <w:num w:numId="13">
    <w:abstractNumId w:val="24"/>
  </w:num>
  <w:num w:numId="14">
    <w:abstractNumId w:val="12"/>
  </w:num>
  <w:num w:numId="15">
    <w:abstractNumId w:val="30"/>
  </w:num>
  <w:num w:numId="16">
    <w:abstractNumId w:val="29"/>
  </w:num>
  <w:num w:numId="17">
    <w:abstractNumId w:val="14"/>
  </w:num>
  <w:num w:numId="18">
    <w:abstractNumId w:val="0"/>
  </w:num>
  <w:num w:numId="19">
    <w:abstractNumId w:val="8"/>
  </w:num>
  <w:num w:numId="20">
    <w:abstractNumId w:val="32"/>
  </w:num>
  <w:num w:numId="21">
    <w:abstractNumId w:val="15"/>
  </w:num>
  <w:num w:numId="22">
    <w:abstractNumId w:val="2"/>
  </w:num>
  <w:num w:numId="23">
    <w:abstractNumId w:val="19"/>
  </w:num>
  <w:num w:numId="24">
    <w:abstractNumId w:val="22"/>
  </w:num>
  <w:num w:numId="25">
    <w:abstractNumId w:val="1"/>
  </w:num>
  <w:num w:numId="26">
    <w:abstractNumId w:val="4"/>
  </w:num>
  <w:num w:numId="27">
    <w:abstractNumId w:val="33"/>
  </w:num>
  <w:num w:numId="28">
    <w:abstractNumId w:val="17"/>
  </w:num>
  <w:num w:numId="29">
    <w:abstractNumId w:val="34"/>
  </w:num>
  <w:num w:numId="30">
    <w:abstractNumId w:val="6"/>
  </w:num>
  <w:num w:numId="31">
    <w:abstractNumId w:val="9"/>
  </w:num>
  <w:num w:numId="32">
    <w:abstractNumId w:val="3"/>
  </w:num>
  <w:num w:numId="33">
    <w:abstractNumId w:val="28"/>
  </w:num>
  <w:num w:numId="34">
    <w:abstractNumId w:val="20"/>
  </w:num>
  <w:num w:numId="3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D"/>
    <w:rsid w:val="00077152"/>
    <w:rsid w:val="00083B04"/>
    <w:rsid w:val="000E70D8"/>
    <w:rsid w:val="000F13D4"/>
    <w:rsid w:val="00262C5D"/>
    <w:rsid w:val="002A67AD"/>
    <w:rsid w:val="002C739F"/>
    <w:rsid w:val="003602A3"/>
    <w:rsid w:val="00395F38"/>
    <w:rsid w:val="003C3B8C"/>
    <w:rsid w:val="004738C6"/>
    <w:rsid w:val="0050594C"/>
    <w:rsid w:val="005A34A4"/>
    <w:rsid w:val="005D0843"/>
    <w:rsid w:val="005D67AA"/>
    <w:rsid w:val="005F042A"/>
    <w:rsid w:val="00606080"/>
    <w:rsid w:val="006565B6"/>
    <w:rsid w:val="006F069E"/>
    <w:rsid w:val="007475E0"/>
    <w:rsid w:val="00787675"/>
    <w:rsid w:val="007C4D11"/>
    <w:rsid w:val="008E767D"/>
    <w:rsid w:val="008F4DB6"/>
    <w:rsid w:val="0097082E"/>
    <w:rsid w:val="00A056A9"/>
    <w:rsid w:val="00BF69EA"/>
    <w:rsid w:val="00C37EA1"/>
    <w:rsid w:val="00C56180"/>
    <w:rsid w:val="00C81EB5"/>
    <w:rsid w:val="00D22877"/>
    <w:rsid w:val="00D91302"/>
    <w:rsid w:val="00DE4115"/>
    <w:rsid w:val="00EA177A"/>
    <w:rsid w:val="00EF13CF"/>
    <w:rsid w:val="00FB1064"/>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0E384F"/>
  <w15:docId w15:val="{A7F45035-90B2-4219-9971-8E638363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6565B6"/>
    <w:pPr>
      <w:tabs>
        <w:tab w:val="center" w:pos="4252"/>
        <w:tab w:val="right" w:pos="8504"/>
      </w:tabs>
      <w:snapToGrid w:val="0"/>
    </w:pPr>
  </w:style>
  <w:style w:type="character" w:customStyle="1" w:styleId="a5">
    <w:name w:val="ヘッダー (文字)"/>
    <w:basedOn w:val="a0"/>
    <w:link w:val="a4"/>
    <w:uiPriority w:val="99"/>
    <w:rsid w:val="006565B6"/>
  </w:style>
  <w:style w:type="paragraph" w:styleId="a6">
    <w:name w:val="footer"/>
    <w:basedOn w:val="a"/>
    <w:link w:val="a7"/>
    <w:uiPriority w:val="99"/>
    <w:unhideWhenUsed/>
    <w:rsid w:val="006565B6"/>
    <w:pPr>
      <w:tabs>
        <w:tab w:val="center" w:pos="4252"/>
        <w:tab w:val="right" w:pos="8504"/>
      </w:tabs>
      <w:snapToGrid w:val="0"/>
    </w:pPr>
  </w:style>
  <w:style w:type="character" w:customStyle="1" w:styleId="a7">
    <w:name w:val="フッター (文字)"/>
    <w:basedOn w:val="a0"/>
    <w:link w:val="a6"/>
    <w:uiPriority w:val="99"/>
    <w:rsid w:val="00656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3366</Words>
  <Characters>3367</Characters>
  <Application>Microsoft Office Word</Application>
  <DocSecurity>0</DocSecurity>
  <Lines>146</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山内 雄司</cp:lastModifiedBy>
  <cp:revision>2</cp:revision>
  <cp:lastPrinted>2021-09-28T23:34:00Z</cp:lastPrinted>
  <dcterms:created xsi:type="dcterms:W3CDTF">2021-11-17T01:14:00Z</dcterms:created>
  <dcterms:modified xsi:type="dcterms:W3CDTF">2021-11-17T01:14:00Z</dcterms:modified>
</cp:coreProperties>
</file>