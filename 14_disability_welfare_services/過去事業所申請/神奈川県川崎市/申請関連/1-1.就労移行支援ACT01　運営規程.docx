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A0706D"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50856975"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098343A6"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68CAF098"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6E7DBAD0"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5FAF9066"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4F3CB121"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2C2CEB41"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77F12F4C"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5BCE3DB5"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46E0017D"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6B065606" w14:textId="5669098B" w:rsidR="008F4DB6" w:rsidRPr="008F4DB6" w:rsidRDefault="008F4DB6" w:rsidP="008F4DB6">
      <w:pPr>
        <w:overflowPunct w:val="0"/>
        <w:jc w:val="center"/>
        <w:textAlignment w:val="baseline"/>
        <w:rPr>
          <w:rFonts w:ascii="BIZ UDPゴシック" w:eastAsia="BIZ UDPゴシック" w:hAnsi="BIZ UDPゴシック" w:cs="ＭＳ 明朝"/>
          <w:color w:val="000000"/>
          <w:kern w:val="0"/>
          <w:sz w:val="72"/>
          <w:szCs w:val="72"/>
        </w:rPr>
      </w:pPr>
      <w:r w:rsidRPr="008F4DB6">
        <w:rPr>
          <w:rFonts w:ascii="BIZ UDPゴシック" w:eastAsia="BIZ UDPゴシック" w:hAnsi="BIZ UDPゴシック" w:cs="ＭＳ 明朝" w:hint="eastAsia"/>
          <w:color w:val="000000"/>
          <w:kern w:val="0"/>
          <w:sz w:val="72"/>
          <w:szCs w:val="72"/>
        </w:rPr>
        <w:t>一般社団法人アンマー</w:t>
      </w:r>
    </w:p>
    <w:p w14:paraId="5D5FF17A" w14:textId="77777777" w:rsidR="008F4DB6" w:rsidRDefault="008F4DB6" w:rsidP="008F4DB6">
      <w:pPr>
        <w:overflowPunct w:val="0"/>
        <w:jc w:val="center"/>
        <w:textAlignment w:val="baseline"/>
        <w:rPr>
          <w:rFonts w:ascii="BIZ UDPゴシック" w:eastAsia="BIZ UDPゴシック" w:hAnsi="BIZ UDPゴシック" w:cs="ＭＳ 明朝"/>
          <w:color w:val="000000"/>
          <w:kern w:val="0"/>
          <w:sz w:val="72"/>
          <w:szCs w:val="72"/>
        </w:rPr>
      </w:pPr>
      <w:r w:rsidRPr="008F4DB6">
        <w:rPr>
          <w:rFonts w:ascii="BIZ UDPゴシック" w:eastAsia="BIZ UDPゴシック" w:hAnsi="BIZ UDPゴシック" w:cs="ＭＳ 明朝" w:hint="eastAsia"/>
          <w:color w:val="000000"/>
          <w:kern w:val="0"/>
          <w:sz w:val="72"/>
          <w:szCs w:val="72"/>
        </w:rPr>
        <w:t xml:space="preserve">就労移行支援　</w:t>
      </w:r>
    </w:p>
    <w:p w14:paraId="16A0022C" w14:textId="360EDFE8" w:rsidR="008F4DB6" w:rsidRPr="008F4DB6" w:rsidRDefault="003038E4" w:rsidP="008F4DB6">
      <w:pPr>
        <w:overflowPunct w:val="0"/>
        <w:jc w:val="center"/>
        <w:textAlignment w:val="baseline"/>
        <w:rPr>
          <w:rFonts w:ascii="BIZ UDPゴシック" w:eastAsia="BIZ UDPゴシック" w:hAnsi="BIZ UDPゴシック" w:cs="ＭＳ 明朝"/>
          <w:color w:val="000000"/>
          <w:kern w:val="0"/>
          <w:sz w:val="72"/>
          <w:szCs w:val="72"/>
        </w:rPr>
      </w:pPr>
      <w:r>
        <w:rPr>
          <w:rFonts w:ascii="BIZ UDPゴシック" w:eastAsia="BIZ UDPゴシック" w:hAnsi="BIZ UDPゴシック" w:cs="ＭＳ 明朝" w:hint="eastAsia"/>
          <w:color w:val="000000"/>
          <w:kern w:val="0"/>
          <w:sz w:val="72"/>
          <w:szCs w:val="72"/>
        </w:rPr>
        <w:t>ACT　０１</w:t>
      </w:r>
    </w:p>
    <w:p w14:paraId="5C45720F" w14:textId="77777777" w:rsidR="008F4DB6" w:rsidRPr="008F4DB6" w:rsidRDefault="008F4DB6" w:rsidP="008F4DB6">
      <w:pPr>
        <w:overflowPunct w:val="0"/>
        <w:jc w:val="center"/>
        <w:textAlignment w:val="baseline"/>
        <w:rPr>
          <w:rFonts w:ascii="BIZ UDPゴシック" w:eastAsia="BIZ UDPゴシック" w:hAnsi="BIZ UDPゴシック" w:cs="ＭＳ 明朝"/>
          <w:color w:val="000000"/>
          <w:kern w:val="0"/>
          <w:sz w:val="72"/>
          <w:szCs w:val="72"/>
        </w:rPr>
      </w:pPr>
    </w:p>
    <w:p w14:paraId="73173E42" w14:textId="716F4826" w:rsidR="008F4DB6" w:rsidRPr="008F4DB6" w:rsidRDefault="008F4DB6" w:rsidP="008F4DB6">
      <w:pPr>
        <w:overflowPunct w:val="0"/>
        <w:jc w:val="center"/>
        <w:textAlignment w:val="baseline"/>
        <w:rPr>
          <w:rFonts w:ascii="BIZ UDPゴシック" w:eastAsia="BIZ UDPゴシック" w:hAnsi="BIZ UDPゴシック" w:cs="ＭＳ 明朝"/>
          <w:color w:val="000000"/>
          <w:kern w:val="0"/>
          <w:sz w:val="72"/>
          <w:szCs w:val="72"/>
        </w:rPr>
      </w:pPr>
      <w:r>
        <w:rPr>
          <w:rFonts w:ascii="BIZ UDPゴシック" w:eastAsia="BIZ UDPゴシック" w:hAnsi="BIZ UDPゴシック" w:cs="ＭＳ 明朝" w:hint="eastAsia"/>
          <w:color w:val="000000"/>
          <w:kern w:val="0"/>
          <w:sz w:val="72"/>
          <w:szCs w:val="72"/>
        </w:rPr>
        <w:t>運営規定Ver1.0</w:t>
      </w:r>
    </w:p>
    <w:p w14:paraId="0DA1086F"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604116B1"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5D0944F4"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7290D79C"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279DA332"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0BDFB61B"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31297B1A"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66500D15"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768B4817"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0190C602"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31374EA1"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1D57C2C4"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4D7A0B92"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24D26CA0" w14:textId="35E45CC5"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379E05D9" w14:textId="55E084F2" w:rsidR="008E767D" w:rsidRPr="002A67AD" w:rsidRDefault="002A67AD" w:rsidP="008E767D">
      <w:pPr>
        <w:overflowPunct w:val="0"/>
        <w:jc w:val="center"/>
        <w:textAlignment w:val="baseline"/>
        <w:rPr>
          <w:rFonts w:ascii="BIZ UDPゴシック" w:eastAsia="BIZ UDPゴシック" w:hAnsi="BIZ UDPゴシック" w:cs="Times New Roman"/>
          <w:color w:val="000000"/>
          <w:spacing w:val="2"/>
          <w:kern w:val="0"/>
          <w:sz w:val="22"/>
        </w:rPr>
      </w:pPr>
      <w:r>
        <w:rPr>
          <w:rFonts w:ascii="BIZ UDPゴシック" w:eastAsia="BIZ UDPゴシック" w:hAnsi="BIZ UDPゴシック" w:cs="ＭＳ 明朝" w:hint="eastAsia"/>
          <w:color w:val="000000"/>
          <w:kern w:val="0"/>
          <w:sz w:val="22"/>
        </w:rPr>
        <w:lastRenderedPageBreak/>
        <w:t xml:space="preserve">就労移行支援　</w:t>
      </w:r>
      <w:r w:rsidR="003038E4">
        <w:rPr>
          <w:rFonts w:ascii="BIZ UDPゴシック" w:eastAsia="BIZ UDPゴシック" w:hAnsi="BIZ UDPゴシック" w:cs="ＭＳ 明朝" w:hint="eastAsia"/>
          <w:color w:val="000000"/>
          <w:kern w:val="0"/>
          <w:sz w:val="22"/>
        </w:rPr>
        <w:t>ACT　０１</w:t>
      </w:r>
      <w:r w:rsidR="008E767D" w:rsidRPr="002A67AD">
        <w:rPr>
          <w:rFonts w:ascii="BIZ UDPゴシック" w:eastAsia="BIZ UDPゴシック" w:hAnsi="BIZ UDPゴシック" w:cs="ＭＳ 明朝" w:hint="eastAsia"/>
          <w:color w:val="000000"/>
          <w:kern w:val="0"/>
          <w:sz w:val="22"/>
        </w:rPr>
        <w:t xml:space="preserve">　運営規程</w:t>
      </w:r>
    </w:p>
    <w:p w14:paraId="445339DD"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47DF9991"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（事業の目的）</w:t>
      </w:r>
    </w:p>
    <w:p w14:paraId="6813380C" w14:textId="7515BC3A" w:rsidR="008E767D" w:rsidRPr="002A67AD" w:rsidRDefault="008E767D" w:rsidP="002A67AD">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一般社団法人アンマー（以下「事業者」という。）が設置する</w:t>
      </w:r>
      <w:r w:rsidR="002A67AD" w:rsidRPr="002A67AD">
        <w:rPr>
          <w:rFonts w:ascii="BIZ UDPゴシック" w:eastAsia="BIZ UDPゴシック" w:hAnsi="BIZ UDPゴシック" w:cs="ＭＳ 明朝" w:hint="eastAsia"/>
          <w:color w:val="000000"/>
          <w:kern w:val="0"/>
          <w:sz w:val="22"/>
        </w:rPr>
        <w:t xml:space="preserve">就労移行支援施設　</w:t>
      </w:r>
      <w:r w:rsidR="003038E4">
        <w:rPr>
          <w:rFonts w:ascii="BIZ UDPゴシック" w:eastAsia="BIZ UDPゴシック" w:hAnsi="BIZ UDPゴシック" w:cs="ＭＳ 明朝" w:hint="eastAsia"/>
          <w:color w:val="000000"/>
          <w:kern w:val="0"/>
          <w:sz w:val="22"/>
        </w:rPr>
        <w:t>ACT　０１</w:t>
      </w:r>
      <w:r w:rsidRPr="002A67AD">
        <w:rPr>
          <w:rFonts w:ascii="BIZ UDPゴシック" w:eastAsia="BIZ UDPゴシック" w:hAnsi="BIZ UDPゴシック" w:cs="ＭＳ 明朝" w:hint="eastAsia"/>
          <w:color w:val="000000"/>
          <w:kern w:val="0"/>
          <w:sz w:val="22"/>
        </w:rPr>
        <w:t>（以下「事業所」という。）において実施する指定障害福祉サービス事業の就労移行支援（以下「指定就労移行支援」という。）の適性な運営を管理するために必要な人員及び運営管理に関する事項を定め指定就労移行支援の円滑な運営管理を図るとともに、利用者の意思及び人格を尊重して、常に当該利用者の立場に立った適切な指定就労移行支援の提供を確保することを目的とする。</w:t>
      </w:r>
    </w:p>
    <w:p w14:paraId="445A2589"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515ED84D"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（運営の方針）</w:t>
      </w:r>
    </w:p>
    <w:p w14:paraId="3E9CF284" w14:textId="62699065" w:rsidR="008E767D" w:rsidRPr="002A67AD" w:rsidRDefault="008E767D" w:rsidP="002A67AD">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事業者は、</w:t>
      </w:r>
      <w:r w:rsidR="002A67AD" w:rsidRPr="002A67AD">
        <w:rPr>
          <w:rFonts w:ascii="BIZ UDPゴシック" w:eastAsia="BIZ UDPゴシック" w:hAnsi="BIZ UDPゴシック" w:cs="ＭＳ 明朝" w:hint="eastAsia"/>
          <w:color w:val="000000"/>
          <w:kern w:val="0"/>
          <w:sz w:val="22"/>
        </w:rPr>
        <w:t>就労移行支援</w:t>
      </w:r>
      <w:r w:rsidRPr="002A67AD">
        <w:rPr>
          <w:rFonts w:ascii="BIZ UDPゴシック" w:eastAsia="BIZ UDPゴシック" w:hAnsi="BIZ UDPゴシック" w:cs="ＭＳ 明朝" w:hint="eastAsia"/>
          <w:color w:val="000000"/>
          <w:kern w:val="0"/>
          <w:sz w:val="22"/>
        </w:rPr>
        <w:t>の実施に当たり、利用者が基本的人権を享有する個人としての尊厳にふさわしい日常生活又は社会生活を営むことができるよう、利用者に対して就労の機会を提供するとともに、生産活動その他の活動の機会の提供を通じて、知識及び能力の向上のために必要な訓練その他の便宜を適切かつ効果的に行うものとする。</w:t>
      </w:r>
    </w:p>
    <w:p w14:paraId="50ABA832" w14:textId="77777777" w:rsidR="002A67AD" w:rsidRDefault="002A67AD" w:rsidP="002A67AD">
      <w:pPr>
        <w:pStyle w:val="a3"/>
        <w:numPr>
          <w:ilvl w:val="1"/>
          <w:numId w:val="9"/>
        </w:numPr>
        <w:overflowPunct w:val="0"/>
        <w:ind w:leftChars="66" w:left="424" w:hangingChars="128" w:hanging="284"/>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 xml:space="preserve"> </w:t>
      </w:r>
      <w:r w:rsidR="008E767D" w:rsidRPr="002A67AD">
        <w:rPr>
          <w:rFonts w:ascii="BIZ UDPゴシック" w:eastAsia="BIZ UDPゴシック" w:hAnsi="BIZ UDPゴシック" w:cs="ＭＳ 明朝" w:hint="eastAsia"/>
          <w:color w:val="000000"/>
          <w:kern w:val="0"/>
          <w:sz w:val="22"/>
        </w:rPr>
        <w:t>事業者は、指定就労移行支援の実施に当たっては、利用者が基本的人権を享有する個</w:t>
      </w:r>
      <w:r w:rsidRPr="002A67AD">
        <w:rPr>
          <w:rFonts w:ascii="BIZ UDPゴシック" w:eastAsia="BIZ UDPゴシック" w:hAnsi="BIZ UDPゴシック" w:cs="ＭＳ 明朝" w:hint="eastAsia"/>
          <w:color w:val="000000"/>
          <w:kern w:val="0"/>
          <w:sz w:val="22"/>
        </w:rPr>
        <w:t xml:space="preserve"> </w:t>
      </w:r>
      <w:r w:rsidR="008E767D" w:rsidRPr="002A67AD">
        <w:rPr>
          <w:rFonts w:ascii="BIZ UDPゴシック" w:eastAsia="BIZ UDPゴシック" w:hAnsi="BIZ UDPゴシック" w:cs="ＭＳ 明朝" w:hint="eastAsia"/>
          <w:color w:val="000000"/>
          <w:kern w:val="0"/>
          <w:sz w:val="22"/>
        </w:rPr>
        <w:t>人としての尊厳にふさわしい日常生活又は社会生活を営むことができるよう、当該利用者に対して２年間に渡り生産活動、その他の活動の機会を通じて、就労に必要な知識及び能力の向上の為に必要な訓練その他の便宜を適切かつ効果的に行うものとする。</w:t>
      </w:r>
    </w:p>
    <w:p w14:paraId="67266CF5" w14:textId="77777777" w:rsidR="002A67AD" w:rsidRPr="002A67AD" w:rsidRDefault="008E767D" w:rsidP="002A67AD">
      <w:pPr>
        <w:pStyle w:val="a3"/>
        <w:numPr>
          <w:ilvl w:val="1"/>
          <w:numId w:val="9"/>
        </w:numPr>
        <w:overflowPunct w:val="0"/>
        <w:ind w:leftChars="66" w:left="424" w:hangingChars="128" w:hanging="284"/>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事業者は、事業の実施に当たっては、地域との結び付きを重視し、市町村、他の障害福祉サービス事業者その他の保健医療サービス及び福祉サービスを提供する者との連携に努めるものとする。</w:t>
      </w:r>
    </w:p>
    <w:p w14:paraId="204B623B" w14:textId="7544B025" w:rsidR="008E767D" w:rsidRPr="002A67AD" w:rsidRDefault="008E767D" w:rsidP="002A67AD">
      <w:pPr>
        <w:pStyle w:val="a3"/>
        <w:numPr>
          <w:ilvl w:val="1"/>
          <w:numId w:val="9"/>
        </w:numPr>
        <w:overflowPunct w:val="0"/>
        <w:ind w:leftChars="66" w:left="424" w:hangingChars="128" w:hanging="284"/>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事業の実施に当たっては、前三項の他、障害者の日常生活及び社会生活を総合的に支援するための法律（平成１７年法律第１２３号。以下「法」という。）及び関係法令等を遵守する。</w:t>
      </w:r>
    </w:p>
    <w:p w14:paraId="07043699"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47AF31CC"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（事業所の名称等）</w:t>
      </w:r>
    </w:p>
    <w:p w14:paraId="27162B03" w14:textId="39F56C04" w:rsidR="008E767D" w:rsidRPr="002A67AD" w:rsidRDefault="008E767D" w:rsidP="006F069E">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事業所の名称及び所在地は、次のとおりとする。</w:t>
      </w:r>
    </w:p>
    <w:p w14:paraId="187CEC02" w14:textId="642D2570" w:rsidR="008E767D" w:rsidRPr="002A67AD" w:rsidRDefault="008E767D" w:rsidP="002A67AD">
      <w:pPr>
        <w:pStyle w:val="a3"/>
        <w:numPr>
          <w:ilvl w:val="0"/>
          <w:numId w:val="12"/>
        </w:numPr>
        <w:overflowPunct w:val="0"/>
        <w:ind w:leftChars="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 xml:space="preserve">名称　　</w:t>
      </w:r>
      <w:r w:rsidR="002A67AD">
        <w:rPr>
          <w:rFonts w:ascii="BIZ UDPゴシック" w:eastAsia="BIZ UDPゴシック" w:hAnsi="BIZ UDPゴシック" w:cs="ＭＳ 明朝" w:hint="eastAsia"/>
          <w:color w:val="000000"/>
          <w:kern w:val="0"/>
          <w:sz w:val="22"/>
        </w:rPr>
        <w:t xml:space="preserve">　</w:t>
      </w:r>
      <w:r w:rsidR="002A67AD">
        <w:rPr>
          <w:rFonts w:ascii="BIZ UDPゴシック" w:eastAsia="BIZ UDPゴシック" w:hAnsi="BIZ UDPゴシック" w:cs="ＭＳ 明朝"/>
          <w:color w:val="000000"/>
          <w:kern w:val="0"/>
          <w:sz w:val="22"/>
        </w:rPr>
        <w:tab/>
      </w:r>
      <w:r w:rsidR="002A67AD" w:rsidRPr="002A67AD">
        <w:rPr>
          <w:rFonts w:ascii="BIZ UDPゴシック" w:eastAsia="BIZ UDPゴシック" w:hAnsi="BIZ UDPゴシック" w:cs="ＭＳ 明朝" w:hint="eastAsia"/>
          <w:color w:val="000000"/>
          <w:kern w:val="0"/>
          <w:sz w:val="22"/>
        </w:rPr>
        <w:t xml:space="preserve">就労移行支援施設　</w:t>
      </w:r>
      <w:r w:rsidR="003038E4">
        <w:rPr>
          <w:rFonts w:ascii="BIZ UDPゴシック" w:eastAsia="BIZ UDPゴシック" w:hAnsi="BIZ UDPゴシック" w:cs="ＭＳ 明朝" w:hint="eastAsia"/>
          <w:color w:val="000000"/>
          <w:kern w:val="0"/>
          <w:sz w:val="22"/>
        </w:rPr>
        <w:t>ACT　０１</w:t>
      </w:r>
    </w:p>
    <w:p w14:paraId="0B76BB02" w14:textId="2FCA581F" w:rsidR="008E767D" w:rsidRPr="002A67AD" w:rsidRDefault="008E767D" w:rsidP="002A67AD">
      <w:pPr>
        <w:pStyle w:val="a3"/>
        <w:numPr>
          <w:ilvl w:val="0"/>
          <w:numId w:val="12"/>
        </w:numPr>
        <w:overflowPunct w:val="0"/>
        <w:ind w:leftChars="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所在地</w:t>
      </w:r>
      <w:r w:rsidR="002A67AD">
        <w:rPr>
          <w:rFonts w:ascii="BIZ UDPゴシック" w:eastAsia="BIZ UDPゴシック" w:hAnsi="BIZ UDPゴシック" w:cs="ＭＳ 明朝"/>
          <w:color w:val="000000"/>
          <w:kern w:val="0"/>
          <w:sz w:val="22"/>
        </w:rPr>
        <w:tab/>
      </w:r>
      <w:r w:rsidR="002A67AD">
        <w:rPr>
          <w:rFonts w:ascii="BIZ UDPゴシック" w:eastAsia="BIZ UDPゴシック" w:hAnsi="BIZ UDPゴシック" w:cs="ＭＳ 明朝" w:hint="eastAsia"/>
          <w:color w:val="000000"/>
          <w:kern w:val="0"/>
          <w:sz w:val="22"/>
        </w:rPr>
        <w:t>神奈川県</w:t>
      </w:r>
      <w:r w:rsidR="00C37EA1">
        <w:rPr>
          <w:rFonts w:ascii="BIZ UDPゴシック" w:eastAsia="BIZ UDPゴシック" w:hAnsi="BIZ UDPゴシック" w:cs="ＭＳ 明朝" w:hint="eastAsia"/>
          <w:color w:val="000000"/>
          <w:kern w:val="0"/>
          <w:sz w:val="22"/>
        </w:rPr>
        <w:t>川崎市</w:t>
      </w:r>
    </w:p>
    <w:p w14:paraId="64F0EAA1"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09661774"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（職員の職種、員数及び職務内容）</w:t>
      </w:r>
    </w:p>
    <w:p w14:paraId="2C9E855F" w14:textId="35CE3620" w:rsidR="008E767D" w:rsidRPr="002A67AD" w:rsidRDefault="008E767D" w:rsidP="006F069E">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事業所に勤務する職員の職種、員数及び職務内容は次のとおりとする。</w:t>
      </w:r>
    </w:p>
    <w:p w14:paraId="586F6B3F" w14:textId="51A5634A" w:rsidR="008E767D" w:rsidRPr="002A67AD" w:rsidRDefault="008E767D" w:rsidP="005A34A4">
      <w:pPr>
        <w:pStyle w:val="a3"/>
        <w:numPr>
          <w:ilvl w:val="0"/>
          <w:numId w:val="14"/>
        </w:numPr>
        <w:overflowPunct w:val="0"/>
        <w:ind w:leftChars="0" w:hanging="278"/>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管理者　１名（常勤職員）</w:t>
      </w:r>
    </w:p>
    <w:p w14:paraId="490DA6DA" w14:textId="42549D76" w:rsidR="008E767D" w:rsidRPr="002A67AD" w:rsidRDefault="008E767D" w:rsidP="005A34A4">
      <w:pPr>
        <w:overflowPunct w:val="0"/>
        <w:ind w:left="222" w:hangingChars="100" w:hanging="222"/>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 xml:space="preserve">　</w:t>
      </w:r>
      <w:r w:rsidR="0097082E" w:rsidRPr="002A67AD">
        <w:rPr>
          <w:rFonts w:ascii="BIZ UDPゴシック" w:eastAsia="BIZ UDPゴシック" w:hAnsi="BIZ UDPゴシック" w:cs="ＭＳ 明朝" w:hint="eastAsia"/>
          <w:color w:val="000000"/>
          <w:kern w:val="0"/>
          <w:sz w:val="22"/>
        </w:rPr>
        <w:t xml:space="preserve">　</w:t>
      </w:r>
      <w:r w:rsidRPr="002A67AD">
        <w:rPr>
          <w:rFonts w:ascii="BIZ UDPゴシック" w:eastAsia="BIZ UDPゴシック" w:hAnsi="BIZ UDPゴシック" w:cs="ＭＳ 明朝" w:hint="eastAsia"/>
          <w:color w:val="000000"/>
          <w:kern w:val="0"/>
          <w:sz w:val="22"/>
        </w:rPr>
        <w:t>管理者は、事務所の職員の管理及び業務の管理を一元的に行うとともに、事業所の職員に対し法令等を遵守させるために必要な指揮命令を行う。</w:t>
      </w:r>
    </w:p>
    <w:p w14:paraId="2BC6DAE7" w14:textId="7A6C1CD0" w:rsidR="008E767D" w:rsidRPr="002A67AD" w:rsidRDefault="008E767D" w:rsidP="005A34A4">
      <w:pPr>
        <w:pStyle w:val="a3"/>
        <w:numPr>
          <w:ilvl w:val="0"/>
          <w:numId w:val="14"/>
        </w:numPr>
        <w:overflowPunct w:val="0"/>
        <w:ind w:leftChars="0" w:hanging="278"/>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サービス管理責任者　１名（常勤職員）</w:t>
      </w:r>
    </w:p>
    <w:p w14:paraId="06C8A45E" w14:textId="77777777" w:rsidR="008E767D" w:rsidRPr="002A67AD" w:rsidRDefault="008E767D" w:rsidP="005A34A4">
      <w:pPr>
        <w:overflowPunct w:val="0"/>
        <w:ind w:leftChars="100" w:left="212"/>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適切な方法により、利用者の有する能力、置かれている環境及び日常生活全般の状況等の評価を通じて利用者の希望する生活や課題等の把握（以下「アセスメント」という。）を行い、利用者が基本的人権を享有する個人としての尊厳にふさわしい日常生活を営むこと</w:t>
      </w:r>
      <w:r w:rsidRPr="002A67AD">
        <w:rPr>
          <w:rFonts w:ascii="BIZ UDPゴシック" w:eastAsia="BIZ UDPゴシック" w:hAnsi="BIZ UDPゴシック" w:cs="ＭＳ 明朝" w:hint="eastAsia"/>
          <w:color w:val="000000"/>
          <w:kern w:val="0"/>
          <w:sz w:val="22"/>
        </w:rPr>
        <w:lastRenderedPageBreak/>
        <w:t xml:space="preserve">が出来るように支援内容を検討すること。　</w:t>
      </w:r>
    </w:p>
    <w:p w14:paraId="5A565275" w14:textId="3237FE53" w:rsidR="0097082E" w:rsidRPr="002A67AD" w:rsidRDefault="008E767D" w:rsidP="005A34A4">
      <w:pPr>
        <w:pStyle w:val="a3"/>
        <w:numPr>
          <w:ilvl w:val="0"/>
          <w:numId w:val="1"/>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アセスメント及び支援内容の検討内容の検討結果に基づき、事業所が提供するサービスが指定就労移行支援においては「就労移行支援計画」の原案を作成すること。</w:t>
      </w:r>
    </w:p>
    <w:p w14:paraId="52776183" w14:textId="77777777" w:rsidR="008E767D" w:rsidRPr="002A67AD" w:rsidRDefault="008E767D" w:rsidP="008E767D">
      <w:pPr>
        <w:pStyle w:val="a3"/>
        <w:numPr>
          <w:ilvl w:val="0"/>
          <w:numId w:val="1"/>
        </w:numPr>
        <w:overflowPunct w:val="0"/>
        <w:ind w:leftChars="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就労移行支援計画の原案内容を利用者に対して説明し、文書により利用者の同意を得た上で、作成した就労移行支援計画を利用者に交付すること。</w:t>
      </w:r>
    </w:p>
    <w:p w14:paraId="48E4C458" w14:textId="671FD02D" w:rsidR="008E767D" w:rsidRPr="002A67AD" w:rsidRDefault="008E767D" w:rsidP="005A34A4">
      <w:pPr>
        <w:pStyle w:val="a3"/>
        <w:numPr>
          <w:ilvl w:val="0"/>
          <w:numId w:val="1"/>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就労継続支援Ｂ型計画作成後、計画の実施状況の把握（利用者について継続的</w:t>
      </w:r>
    </w:p>
    <w:p w14:paraId="0B4D3113" w14:textId="77777777" w:rsidR="008E767D" w:rsidRPr="005A34A4" w:rsidRDefault="008E767D" w:rsidP="005A34A4">
      <w:pPr>
        <w:pStyle w:val="a3"/>
        <w:overflowPunct w:val="0"/>
        <w:ind w:leftChars="0" w:left="117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なアセスメントを含む。以下「モニタリング」という。）を行うとともに、少なくとも６ヶ月に１回以上就労継続支援Ｂ型計画の見直しを行い、必要に応じて就労継続支援Ｂ型計画を変更すること。</w:t>
      </w:r>
    </w:p>
    <w:p w14:paraId="5BE8E62C" w14:textId="47CD72E5" w:rsidR="008E767D" w:rsidRPr="005A34A4" w:rsidRDefault="008E767D" w:rsidP="005A34A4">
      <w:pPr>
        <w:pStyle w:val="a3"/>
        <w:numPr>
          <w:ilvl w:val="0"/>
          <w:numId w:val="1"/>
        </w:numPr>
        <w:overflowPunct w:val="0"/>
        <w:ind w:leftChars="0"/>
        <w:textAlignment w:val="baseline"/>
        <w:rPr>
          <w:rFonts w:ascii="BIZ UDPゴシック" w:eastAsia="BIZ UDPゴシック" w:hAnsi="BIZ UDPゴシック" w:cs="ＭＳ 明朝"/>
          <w:color w:val="000000"/>
          <w:kern w:val="0"/>
          <w:sz w:val="22"/>
        </w:rPr>
      </w:pPr>
      <w:r w:rsidRPr="005A34A4">
        <w:rPr>
          <w:rFonts w:ascii="BIZ UDPゴシック" w:eastAsia="BIZ UDPゴシック" w:hAnsi="BIZ UDPゴシック" w:cs="ＭＳ 明朝" w:hint="eastAsia"/>
          <w:color w:val="000000"/>
          <w:kern w:val="0"/>
          <w:sz w:val="22"/>
        </w:rPr>
        <w:t>就労移行支援計画作成後、モニタリングを行うとともに、少なくとも</w:t>
      </w:r>
      <w:r w:rsidR="0097082E" w:rsidRPr="005A34A4">
        <w:rPr>
          <w:rFonts w:ascii="BIZ UDPゴシック" w:eastAsia="BIZ UDPゴシック" w:hAnsi="BIZ UDPゴシック" w:cs="ＭＳ 明朝" w:hint="eastAsia"/>
          <w:color w:val="000000"/>
          <w:kern w:val="0"/>
          <w:sz w:val="22"/>
        </w:rPr>
        <w:t>3</w:t>
      </w:r>
      <w:r w:rsidRPr="005A34A4">
        <w:rPr>
          <w:rFonts w:ascii="BIZ UDPゴシック" w:eastAsia="BIZ UDPゴシック" w:hAnsi="BIZ UDPゴシック" w:cs="ＭＳ 明朝" w:hint="eastAsia"/>
          <w:color w:val="000000"/>
          <w:kern w:val="0"/>
          <w:sz w:val="22"/>
        </w:rPr>
        <w:t>ヶ月に        １回以上就労移行支援計画の見直しを行い、必要に応じて就労移行支援計画を変更すること。</w:t>
      </w:r>
    </w:p>
    <w:p w14:paraId="5D59A734" w14:textId="41B90C68" w:rsidR="008E767D" w:rsidRPr="005A34A4" w:rsidRDefault="008E767D" w:rsidP="005A34A4">
      <w:pPr>
        <w:pStyle w:val="a3"/>
        <w:numPr>
          <w:ilvl w:val="0"/>
          <w:numId w:val="1"/>
        </w:numPr>
        <w:overflowPunct w:val="0"/>
        <w:ind w:leftChars="0"/>
        <w:textAlignment w:val="baseline"/>
        <w:rPr>
          <w:rFonts w:ascii="BIZ UDPゴシック" w:eastAsia="BIZ UDPゴシック" w:hAnsi="BIZ UDPゴシック" w:cs="ＭＳ 明朝"/>
          <w:color w:val="000000"/>
          <w:kern w:val="0"/>
          <w:sz w:val="22"/>
        </w:rPr>
      </w:pPr>
      <w:r w:rsidRPr="005A34A4">
        <w:rPr>
          <w:rFonts w:ascii="BIZ UDPゴシック" w:eastAsia="BIZ UDPゴシック" w:hAnsi="BIZ UDPゴシック" w:cs="ＭＳ 明朝" w:hint="eastAsia"/>
          <w:color w:val="000000"/>
          <w:kern w:val="0"/>
          <w:sz w:val="22"/>
        </w:rPr>
        <w:t>利用申込者の心身の状況等の把握、利用者の基本的人権を享有する個人としての尊厳にふさわしい日常生活に向けた検討、他の職員に対する技術指導又は助言等を行うこと。</w:t>
      </w:r>
    </w:p>
    <w:p w14:paraId="21DF26F6" w14:textId="7ABB8682" w:rsidR="008E767D" w:rsidRPr="005A34A4" w:rsidRDefault="008E767D" w:rsidP="005A34A4">
      <w:pPr>
        <w:pStyle w:val="a3"/>
        <w:numPr>
          <w:ilvl w:val="0"/>
          <w:numId w:val="14"/>
        </w:numPr>
        <w:overflowPunct w:val="0"/>
        <w:ind w:leftChars="0" w:hanging="278"/>
        <w:textAlignment w:val="baseline"/>
        <w:rPr>
          <w:rFonts w:ascii="BIZ UDPゴシック" w:eastAsia="BIZ UDPゴシック" w:hAnsi="BIZ UDPゴシック" w:cs="Times New Roman"/>
          <w:color w:val="000000"/>
          <w:spacing w:val="2"/>
          <w:kern w:val="0"/>
          <w:sz w:val="22"/>
        </w:rPr>
      </w:pPr>
      <w:r w:rsidRPr="005A34A4">
        <w:rPr>
          <w:rFonts w:ascii="BIZ UDPゴシック" w:eastAsia="BIZ UDPゴシック" w:hAnsi="BIZ UDPゴシック" w:cs="ＭＳ 明朝" w:hint="eastAsia"/>
          <w:color w:val="000000"/>
          <w:kern w:val="0"/>
          <w:sz w:val="22"/>
        </w:rPr>
        <w:t>前２項以外の職員の職種、員数及び職務の内容は次のとおりとする。但し、職業指導</w:t>
      </w:r>
      <w:r w:rsidR="0097082E" w:rsidRPr="005A34A4">
        <w:rPr>
          <w:rFonts w:ascii="BIZ UDPゴシック" w:eastAsia="BIZ UDPゴシック" w:hAnsi="BIZ UDPゴシック" w:cs="ＭＳ 明朝"/>
          <w:color w:val="000000"/>
          <w:kern w:val="0"/>
          <w:sz w:val="22"/>
        </w:rPr>
        <w:t xml:space="preserve">　</w:t>
      </w:r>
      <w:r w:rsidR="0097082E" w:rsidRPr="005A34A4">
        <w:rPr>
          <w:rFonts w:ascii="BIZ UDPゴシック" w:eastAsia="BIZ UDPゴシック" w:hAnsi="BIZ UDPゴシック" w:cs="ＭＳ 明朝" w:hint="eastAsia"/>
          <w:color w:val="000000"/>
          <w:kern w:val="0"/>
          <w:sz w:val="22"/>
        </w:rPr>
        <w:t>員</w:t>
      </w:r>
      <w:r w:rsidRPr="005A34A4">
        <w:rPr>
          <w:rFonts w:ascii="BIZ UDPゴシック" w:eastAsia="BIZ UDPゴシック" w:hAnsi="BIZ UDPゴシック" w:cs="ＭＳ 明朝" w:hint="eastAsia"/>
          <w:color w:val="000000"/>
          <w:kern w:val="0"/>
          <w:sz w:val="22"/>
        </w:rPr>
        <w:t>、生活支援員及び就労支援員のうち、いずれか１名以上は常勤職員とする。</w:t>
      </w:r>
    </w:p>
    <w:p w14:paraId="716EBE74" w14:textId="0DE21564" w:rsidR="008E767D" w:rsidRPr="005A34A4" w:rsidRDefault="008E767D" w:rsidP="005A34A4">
      <w:pPr>
        <w:pStyle w:val="a3"/>
        <w:numPr>
          <w:ilvl w:val="0"/>
          <w:numId w:val="18"/>
        </w:numPr>
        <w:overflowPunct w:val="0"/>
        <w:ind w:leftChars="0"/>
        <w:textAlignment w:val="baseline"/>
        <w:rPr>
          <w:rFonts w:ascii="BIZ UDPゴシック" w:eastAsia="BIZ UDPゴシック" w:hAnsi="BIZ UDPゴシック" w:cs="Times New Roman"/>
          <w:color w:val="000000"/>
          <w:spacing w:val="2"/>
          <w:kern w:val="0"/>
          <w:sz w:val="22"/>
        </w:rPr>
      </w:pPr>
      <w:r w:rsidRPr="005A34A4">
        <w:rPr>
          <w:rFonts w:ascii="BIZ UDPゴシック" w:eastAsia="BIZ UDPゴシック" w:hAnsi="BIZ UDPゴシック" w:cs="ＭＳ 明朝" w:hint="eastAsia"/>
          <w:color w:val="000000"/>
          <w:kern w:val="0"/>
          <w:sz w:val="22"/>
        </w:rPr>
        <w:t>職業指導員　１名以上（職業指導員又は生活支援員のうち、いずれか１名以上は常勤職員）</w:t>
      </w:r>
      <w:r w:rsidR="005A34A4">
        <w:rPr>
          <w:rFonts w:ascii="BIZ UDPゴシック" w:eastAsia="BIZ UDPゴシック" w:hAnsi="BIZ UDPゴシック" w:cs="ＭＳ 明朝"/>
          <w:color w:val="000000"/>
          <w:kern w:val="0"/>
          <w:sz w:val="22"/>
        </w:rPr>
        <w:br/>
      </w:r>
      <w:r w:rsidRPr="005A34A4">
        <w:rPr>
          <w:rFonts w:ascii="BIZ UDPゴシック" w:eastAsia="BIZ UDPゴシック" w:hAnsi="BIZ UDPゴシック" w:cs="ＭＳ 明朝" w:hint="eastAsia"/>
          <w:color w:val="000000"/>
          <w:kern w:val="0"/>
          <w:sz w:val="22"/>
        </w:rPr>
        <w:t>職業指導員は、就労移行支援計画に基づき、就労に必要な知識及び能力を向上するための訓練等適切な指定就労移行支援の提供に当たる。</w:t>
      </w:r>
    </w:p>
    <w:p w14:paraId="408D6246" w14:textId="3B643215" w:rsidR="008E767D" w:rsidRPr="002A67AD" w:rsidRDefault="008E767D" w:rsidP="005A34A4">
      <w:pPr>
        <w:pStyle w:val="a3"/>
        <w:numPr>
          <w:ilvl w:val="0"/>
          <w:numId w:val="18"/>
        </w:numPr>
        <w:overflowPunct w:val="0"/>
        <w:ind w:leftChars="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生活支援員　１名以上</w:t>
      </w:r>
    </w:p>
    <w:p w14:paraId="184AB091" w14:textId="6599FD78" w:rsidR="008E767D" w:rsidRPr="002A67AD" w:rsidRDefault="008E767D" w:rsidP="005A34A4">
      <w:pPr>
        <w:pStyle w:val="a3"/>
        <w:overflowPunct w:val="0"/>
        <w:ind w:leftChars="0" w:left="117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生活支援員は就労移行支援計画に基づき、日常生活上の支援、相談、介護を行う。</w:t>
      </w:r>
    </w:p>
    <w:p w14:paraId="046478AE" w14:textId="0745D8A7" w:rsidR="008E767D" w:rsidRPr="002A67AD" w:rsidRDefault="008E767D" w:rsidP="005F042A">
      <w:pPr>
        <w:pStyle w:val="a3"/>
        <w:numPr>
          <w:ilvl w:val="0"/>
          <w:numId w:val="18"/>
        </w:numPr>
        <w:overflowPunct w:val="0"/>
        <w:ind w:leftChars="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就労支援員　１名以上（うち常勤職員１名以上）</w:t>
      </w:r>
    </w:p>
    <w:p w14:paraId="619CB1CA" w14:textId="409BC98D" w:rsidR="008E767D" w:rsidRPr="002A67AD" w:rsidRDefault="008E767D" w:rsidP="005F042A">
      <w:pPr>
        <w:pStyle w:val="a3"/>
        <w:overflowPunct w:val="0"/>
        <w:ind w:leftChars="0" w:left="117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 xml:space="preserve">就労支援員は就労移行支援計画に基づき、職場実習のあっせん、求職活動の支　　　　</w:t>
      </w:r>
      <w:r w:rsidR="0097082E" w:rsidRPr="002A67AD">
        <w:rPr>
          <w:rFonts w:ascii="BIZ UDPゴシック" w:eastAsia="BIZ UDPゴシック" w:hAnsi="BIZ UDPゴシック" w:cs="ＭＳ 明朝" w:hint="eastAsia"/>
          <w:color w:val="000000"/>
          <w:kern w:val="0"/>
          <w:sz w:val="22"/>
        </w:rPr>
        <w:t xml:space="preserve">　　</w:t>
      </w:r>
      <w:r w:rsidRPr="002A67AD">
        <w:rPr>
          <w:rFonts w:ascii="BIZ UDPゴシック" w:eastAsia="BIZ UDPゴシック" w:hAnsi="BIZ UDPゴシック" w:cs="ＭＳ 明朝" w:hint="eastAsia"/>
          <w:color w:val="000000"/>
          <w:kern w:val="0"/>
          <w:sz w:val="22"/>
        </w:rPr>
        <w:t>援及び就職後の職場定着のための支援等、適切な就労移行支援の提供に当たる。</w:t>
      </w:r>
    </w:p>
    <w:p w14:paraId="535D7224"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42F0AE2A"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（営業日及び営業時間）</w:t>
      </w:r>
    </w:p>
    <w:p w14:paraId="265647FE" w14:textId="417E11FE" w:rsidR="00395F38" w:rsidRPr="006F069E" w:rsidRDefault="008E767D" w:rsidP="006F069E">
      <w:pPr>
        <w:pStyle w:val="a3"/>
        <w:numPr>
          <w:ilvl w:val="0"/>
          <w:numId w:val="9"/>
        </w:numPr>
        <w:overflowPunct w:val="0"/>
        <w:ind w:leftChars="0"/>
        <w:jc w:val="left"/>
        <w:textAlignment w:val="baseline"/>
        <w:rPr>
          <w:rFonts w:ascii="BIZ UDPゴシック" w:eastAsia="BIZ UDPゴシック" w:hAnsi="BIZ UDPゴシック" w:cs="ＭＳ 明朝"/>
          <w:color w:val="000000"/>
          <w:kern w:val="0"/>
          <w:sz w:val="22"/>
        </w:rPr>
      </w:pPr>
      <w:r w:rsidRPr="006F069E">
        <w:rPr>
          <w:rFonts w:ascii="BIZ UDPゴシック" w:eastAsia="BIZ UDPゴシック" w:hAnsi="BIZ UDPゴシック" w:cs="ＭＳ 明朝" w:hint="eastAsia"/>
          <w:color w:val="000000"/>
          <w:kern w:val="0"/>
          <w:sz w:val="22"/>
        </w:rPr>
        <w:t xml:space="preserve">事業所の営業日及び営業時間並びにサービス提供日及びサービス提供時間は、次　</w:t>
      </w:r>
      <w:r w:rsidR="00395F38" w:rsidRPr="006F069E">
        <w:rPr>
          <w:rFonts w:ascii="BIZ UDPゴシック" w:eastAsia="BIZ UDPゴシック" w:hAnsi="BIZ UDPゴシック" w:cs="ＭＳ 明朝" w:hint="eastAsia"/>
          <w:color w:val="000000"/>
          <w:kern w:val="0"/>
          <w:sz w:val="22"/>
        </w:rPr>
        <w:t xml:space="preserve">　</w:t>
      </w:r>
    </w:p>
    <w:p w14:paraId="5714A0BB" w14:textId="77777777" w:rsidR="008E767D" w:rsidRPr="002A67AD" w:rsidRDefault="008E767D" w:rsidP="00395F38">
      <w:pPr>
        <w:overflowPunct w:val="0"/>
        <w:ind w:firstLineChars="100" w:firstLine="222"/>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のとおりとする。</w:t>
      </w:r>
    </w:p>
    <w:p w14:paraId="059FA763" w14:textId="7B367A69" w:rsidR="008E767D" w:rsidRPr="006F069E" w:rsidRDefault="008E767D" w:rsidP="006F069E">
      <w:pPr>
        <w:pStyle w:val="a3"/>
        <w:numPr>
          <w:ilvl w:val="0"/>
          <w:numId w:val="19"/>
        </w:numPr>
        <w:overflowPunct w:val="0"/>
        <w:ind w:leftChars="0"/>
        <w:textAlignment w:val="baseline"/>
        <w:rPr>
          <w:rFonts w:ascii="BIZ UDPゴシック" w:eastAsia="BIZ UDPゴシック" w:hAnsi="BIZ UDPゴシック" w:cs="ＭＳ 明朝"/>
          <w:color w:val="000000"/>
          <w:kern w:val="0"/>
          <w:sz w:val="22"/>
        </w:rPr>
      </w:pPr>
      <w:r w:rsidRPr="006F069E">
        <w:rPr>
          <w:rFonts w:ascii="BIZ UDPゴシック" w:eastAsia="BIZ UDPゴシック" w:hAnsi="BIZ UDPゴシック" w:cs="ＭＳ 明朝" w:hint="eastAsia"/>
          <w:color w:val="000000"/>
          <w:kern w:val="0"/>
          <w:sz w:val="22"/>
        </w:rPr>
        <w:t xml:space="preserve">営業日  </w:t>
      </w:r>
      <w:r w:rsidR="0097082E" w:rsidRPr="006F069E">
        <w:rPr>
          <w:rFonts w:ascii="BIZ UDPゴシック" w:eastAsia="BIZ UDPゴシック" w:hAnsi="BIZ UDPゴシック" w:cs="ＭＳ 明朝" w:hint="eastAsia"/>
          <w:color w:val="000000"/>
          <w:kern w:val="0"/>
          <w:sz w:val="22"/>
        </w:rPr>
        <w:t>月曜日から土曜日までのうち所定の日とする。ただし、国民の祝日、８月１３日から８月１６日、１２月２７日から１月４日までを除く。</w:t>
      </w:r>
    </w:p>
    <w:p w14:paraId="58E53603" w14:textId="77777777" w:rsidR="008E767D" w:rsidRPr="002A67AD" w:rsidRDefault="008E767D" w:rsidP="006F069E">
      <w:pPr>
        <w:pStyle w:val="a3"/>
        <w:numPr>
          <w:ilvl w:val="0"/>
          <w:numId w:val="19"/>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 xml:space="preserve">営業時間　</w:t>
      </w:r>
      <w:r w:rsidR="0097082E" w:rsidRPr="002A67AD">
        <w:rPr>
          <w:rFonts w:ascii="BIZ UDPゴシック" w:eastAsia="BIZ UDPゴシック" w:hAnsi="BIZ UDPゴシック" w:cs="ＭＳ 明朝" w:hint="eastAsia"/>
          <w:color w:val="000000"/>
          <w:kern w:val="0"/>
          <w:sz w:val="22"/>
        </w:rPr>
        <w:t>午前９時００分から午後１５時３０分までとする。</w:t>
      </w:r>
    </w:p>
    <w:p w14:paraId="6C560201" w14:textId="77777777" w:rsidR="00395F38" w:rsidRPr="006F069E" w:rsidRDefault="008E767D" w:rsidP="006F069E">
      <w:pPr>
        <w:pStyle w:val="a3"/>
        <w:numPr>
          <w:ilvl w:val="0"/>
          <w:numId w:val="19"/>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 xml:space="preserve">サービス提供日　</w:t>
      </w:r>
      <w:r w:rsidR="0097082E" w:rsidRPr="002A67AD">
        <w:rPr>
          <w:rFonts w:ascii="BIZ UDPゴシック" w:eastAsia="BIZ UDPゴシック" w:hAnsi="BIZ UDPゴシック" w:cs="ＭＳ 明朝" w:hint="eastAsia"/>
          <w:color w:val="000000"/>
          <w:kern w:val="0"/>
          <w:sz w:val="22"/>
        </w:rPr>
        <w:t>月曜日から土曜日までのうち所定の日とする。ただし、国民の祝日、８月１３日から８月１６日、１２月２７日から１月４日までを除く。</w:t>
      </w:r>
      <w:r w:rsidRPr="002A67AD">
        <w:rPr>
          <w:rFonts w:ascii="BIZ UDPゴシック" w:eastAsia="BIZ UDPゴシック" w:hAnsi="BIZ UDPゴシック" w:cs="ＭＳ 明朝" w:hint="eastAsia"/>
          <w:color w:val="000000"/>
          <w:kern w:val="0"/>
          <w:sz w:val="22"/>
        </w:rPr>
        <w:t xml:space="preserve">　</w:t>
      </w:r>
    </w:p>
    <w:p w14:paraId="3A97D64D" w14:textId="77777777" w:rsidR="008E767D" w:rsidRPr="006F069E" w:rsidRDefault="008E767D" w:rsidP="006F069E">
      <w:pPr>
        <w:pStyle w:val="a3"/>
        <w:numPr>
          <w:ilvl w:val="0"/>
          <w:numId w:val="19"/>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 xml:space="preserve">サービス提供時間　</w:t>
      </w:r>
      <w:r w:rsidR="00395F38" w:rsidRPr="002A67AD">
        <w:rPr>
          <w:rFonts w:ascii="BIZ UDPゴシック" w:eastAsia="BIZ UDPゴシック" w:hAnsi="BIZ UDPゴシック" w:cs="ＭＳ 明朝" w:hint="eastAsia"/>
          <w:color w:val="000000"/>
          <w:kern w:val="0"/>
          <w:sz w:val="22"/>
        </w:rPr>
        <w:t>午前９時3０分から午後１５時３０分までとする。</w:t>
      </w:r>
    </w:p>
    <w:p w14:paraId="6E051E36" w14:textId="40E2F658" w:rsidR="008E767D" w:rsidRPr="006F069E" w:rsidRDefault="008E767D" w:rsidP="006F069E">
      <w:pPr>
        <w:pStyle w:val="a3"/>
        <w:numPr>
          <w:ilvl w:val="0"/>
          <w:numId w:val="19"/>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事業所の行事等により臨時の開所もある。</w:t>
      </w:r>
    </w:p>
    <w:p w14:paraId="55650071"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1ECECE96"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（利用定員）</w:t>
      </w:r>
    </w:p>
    <w:p w14:paraId="43840B94" w14:textId="50049ED3" w:rsidR="008E767D" w:rsidRPr="006F069E" w:rsidRDefault="006F069E" w:rsidP="006F069E">
      <w:pPr>
        <w:pStyle w:val="a3"/>
        <w:numPr>
          <w:ilvl w:val="0"/>
          <w:numId w:val="9"/>
        </w:numPr>
        <w:overflowPunct w:val="0"/>
        <w:ind w:leftChars="0"/>
        <w:jc w:val="left"/>
        <w:textAlignment w:val="baseline"/>
        <w:rPr>
          <w:rFonts w:ascii="BIZ UDPゴシック" w:eastAsia="BIZ UDPゴシック" w:hAnsi="BIZ UDPゴシック" w:cs="ＭＳ 明朝"/>
          <w:color w:val="000000"/>
          <w:kern w:val="0"/>
          <w:sz w:val="22"/>
        </w:rPr>
      </w:pPr>
      <w:r w:rsidRPr="006F069E">
        <w:rPr>
          <w:rFonts w:ascii="BIZ UDPゴシック" w:eastAsia="BIZ UDPゴシック" w:hAnsi="BIZ UDPゴシック" w:cs="ＭＳ 明朝" w:hint="eastAsia"/>
          <w:color w:val="000000"/>
          <w:kern w:val="0"/>
          <w:sz w:val="22"/>
        </w:rPr>
        <w:t>事業所の利用定員は２０名とする。</w:t>
      </w:r>
    </w:p>
    <w:p w14:paraId="3BBD178A"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603CDCC0"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（主たる対象者）</w:t>
      </w:r>
    </w:p>
    <w:p w14:paraId="19EDA6DE" w14:textId="62511E5F" w:rsidR="008E767D" w:rsidRPr="002A67AD" w:rsidRDefault="008E767D" w:rsidP="006F069E">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事業所においてサービスを提供する主たる対象者は次のとおりとする。</w:t>
      </w:r>
    </w:p>
    <w:p w14:paraId="3ED5F75B"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317F404A"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（サービスの内容）</w:t>
      </w:r>
    </w:p>
    <w:p w14:paraId="65B30A28" w14:textId="78BDBE5A" w:rsidR="008E767D" w:rsidRPr="006F069E" w:rsidRDefault="008E767D" w:rsidP="008E767D">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sidRPr="006F069E">
        <w:rPr>
          <w:rFonts w:ascii="BIZ UDPゴシック" w:eastAsia="BIZ UDPゴシック" w:hAnsi="BIZ UDPゴシック" w:cs="ＭＳ 明朝" w:hint="eastAsia"/>
          <w:color w:val="000000"/>
          <w:kern w:val="0"/>
          <w:sz w:val="22"/>
        </w:rPr>
        <w:t>事業所で行う就労移行支援の内容は、次のとおりとする。</w:t>
      </w:r>
    </w:p>
    <w:p w14:paraId="2099938C" w14:textId="1345E7D4" w:rsidR="008E767D" w:rsidRPr="006F069E" w:rsidRDefault="008E767D" w:rsidP="006F069E">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就労移行支援計画の作成</w:t>
      </w:r>
    </w:p>
    <w:p w14:paraId="3EBE34BB" w14:textId="0B25F6F4" w:rsidR="008E767D" w:rsidRPr="006F069E" w:rsidRDefault="008E767D" w:rsidP="006F069E">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就労に必要な知識、能力を向上させるために必要な訓練</w:t>
      </w:r>
    </w:p>
    <w:p w14:paraId="21F9BFBB" w14:textId="010766EE" w:rsidR="008E767D" w:rsidRPr="006F069E" w:rsidRDefault="008E767D" w:rsidP="006F069E">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身体等の介護</w:t>
      </w:r>
    </w:p>
    <w:p w14:paraId="053D1B97" w14:textId="6F19D94A" w:rsidR="008E767D" w:rsidRPr="006F069E" w:rsidRDefault="008E767D" w:rsidP="006F069E">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生産活動</w:t>
      </w:r>
    </w:p>
    <w:p w14:paraId="14581B3E" w14:textId="4C1C1936" w:rsidR="008E767D" w:rsidRPr="006F069E" w:rsidRDefault="008E767D" w:rsidP="006F069E">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実習先企業等の紹介</w:t>
      </w:r>
    </w:p>
    <w:p w14:paraId="1319D385" w14:textId="3524668F" w:rsidR="008E767D" w:rsidRPr="006F069E" w:rsidRDefault="008E767D" w:rsidP="006F069E">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就労の機会の提供</w:t>
      </w:r>
    </w:p>
    <w:p w14:paraId="60D45F6B" w14:textId="493DEA7B" w:rsidR="008E767D" w:rsidRPr="006F069E" w:rsidRDefault="008E767D" w:rsidP="006F069E">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求職活動支援</w:t>
      </w:r>
    </w:p>
    <w:p w14:paraId="4E5D7E5C" w14:textId="4FDC1397" w:rsidR="008E767D" w:rsidRPr="006F069E" w:rsidRDefault="008E767D" w:rsidP="006F069E">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職場定着支援</w:t>
      </w:r>
    </w:p>
    <w:p w14:paraId="73C57E3D" w14:textId="415240F5" w:rsidR="008E767D" w:rsidRDefault="008E767D" w:rsidP="006F069E">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訪問支援</w:t>
      </w:r>
    </w:p>
    <w:p w14:paraId="18773642" w14:textId="39A820B7" w:rsidR="000F13D4" w:rsidRPr="000F13D4" w:rsidRDefault="000F13D4" w:rsidP="000F13D4">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0F13D4">
        <w:rPr>
          <w:rFonts w:ascii="BIZ UDPゴシック" w:eastAsia="BIZ UDPゴシック" w:hAnsi="BIZ UDPゴシック" w:cs="ＭＳ 明朝" w:hint="eastAsia"/>
          <w:color w:val="000000"/>
          <w:kern w:val="0"/>
          <w:sz w:val="22"/>
        </w:rPr>
        <w:t>施設外支援</w:t>
      </w:r>
    </w:p>
    <w:p w14:paraId="0B92C409" w14:textId="0E84202E" w:rsidR="000F13D4" w:rsidRPr="000F13D4" w:rsidRDefault="000F13D4" w:rsidP="000F13D4">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0F13D4">
        <w:rPr>
          <w:rFonts w:ascii="BIZ UDPゴシック" w:eastAsia="BIZ UDPゴシック" w:hAnsi="BIZ UDPゴシック" w:cs="ＭＳ 明朝" w:hint="eastAsia"/>
          <w:color w:val="000000"/>
          <w:kern w:val="0"/>
          <w:sz w:val="22"/>
        </w:rPr>
        <w:t>施設外就労</w:t>
      </w:r>
    </w:p>
    <w:p w14:paraId="7A88DCCC" w14:textId="65D7C813" w:rsidR="008E767D" w:rsidRPr="006F069E" w:rsidRDefault="008E767D" w:rsidP="006F069E">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相談援助</w:t>
      </w:r>
    </w:p>
    <w:p w14:paraId="6F8B7B03" w14:textId="3092EE91" w:rsidR="008E767D" w:rsidRPr="006F069E" w:rsidRDefault="008E767D" w:rsidP="006F069E">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健康管理</w:t>
      </w:r>
    </w:p>
    <w:p w14:paraId="54FB1A80" w14:textId="63B79E02" w:rsidR="008E767D" w:rsidRPr="006F069E" w:rsidRDefault="008E767D" w:rsidP="006F069E">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送迎サービス</w:t>
      </w:r>
    </w:p>
    <w:p w14:paraId="40347671" w14:textId="2DCE3932" w:rsidR="008E767D" w:rsidRPr="006F069E" w:rsidRDefault="008E767D" w:rsidP="006F069E">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その他日常生活上必要な支援</w:t>
      </w:r>
    </w:p>
    <w:p w14:paraId="10F653DF" w14:textId="1735A541" w:rsidR="008E767D" w:rsidRPr="000F13D4" w:rsidRDefault="008E767D" w:rsidP="000F13D4">
      <w:pPr>
        <w:pStyle w:val="a3"/>
        <w:numPr>
          <w:ilvl w:val="0"/>
          <w:numId w:val="21"/>
        </w:numPr>
        <w:overflowPunct w:val="0"/>
        <w:ind w:leftChars="66" w:left="282" w:hangingChars="64" w:hanging="142"/>
        <w:textAlignment w:val="baseline"/>
        <w:rPr>
          <w:rFonts w:ascii="BIZ UDPゴシック" w:eastAsia="BIZ UDPゴシック" w:hAnsi="BIZ UDPゴシック" w:cs="Times New Roman"/>
          <w:color w:val="000000"/>
          <w:spacing w:val="2"/>
          <w:kern w:val="0"/>
          <w:sz w:val="22"/>
        </w:rPr>
      </w:pPr>
      <w:r w:rsidRPr="000F13D4">
        <w:rPr>
          <w:rFonts w:ascii="BIZ UDPゴシック" w:eastAsia="BIZ UDPゴシック" w:hAnsi="BIZ UDPゴシック" w:cs="ＭＳ 明朝" w:hint="eastAsia"/>
          <w:color w:val="000000"/>
          <w:kern w:val="0"/>
          <w:sz w:val="22"/>
        </w:rPr>
        <w:t>事業者は、利用者からの要望を考慮し、利用者の嗜好に応じた趣味、教養又は娯楽に係る活動の機会を提供するよう努めるものとする。</w:t>
      </w:r>
    </w:p>
    <w:p w14:paraId="54FC4CC1"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6E197189"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（支給決定を受けた障害者から受領する費用の額等）</w:t>
      </w:r>
    </w:p>
    <w:p w14:paraId="7755A2DB" w14:textId="456FAACB" w:rsidR="008E767D" w:rsidRPr="000F13D4" w:rsidRDefault="008E767D" w:rsidP="000F13D4">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sidRPr="000F13D4">
        <w:rPr>
          <w:rFonts w:ascii="BIZ UDPゴシック" w:eastAsia="BIZ UDPゴシック" w:hAnsi="BIZ UDPゴシック" w:cs="ＭＳ 明朝" w:hint="eastAsia"/>
          <w:color w:val="000000"/>
          <w:kern w:val="0"/>
          <w:sz w:val="22"/>
        </w:rPr>
        <w:t>事業者は、法定代理受領を行う就労移行支援を提供した際は、支給決定を受けた障害者等（以下「支給決定障害者等」という。）から、市町　村が定める負担上限月額の範囲内において利用者負担額の支払を受けるものとする。</w:t>
      </w:r>
    </w:p>
    <w:p w14:paraId="596128A5" w14:textId="316A559D" w:rsidR="008E767D" w:rsidRPr="000F13D4" w:rsidRDefault="008E767D" w:rsidP="000F13D4">
      <w:pPr>
        <w:pStyle w:val="a3"/>
        <w:numPr>
          <w:ilvl w:val="0"/>
          <w:numId w:val="22"/>
        </w:numPr>
        <w:overflowPunct w:val="0"/>
        <w:ind w:leftChars="66" w:left="282" w:hangingChars="64" w:hanging="142"/>
        <w:textAlignment w:val="baseline"/>
        <w:rPr>
          <w:rFonts w:ascii="BIZ UDPゴシック" w:eastAsia="BIZ UDPゴシック" w:hAnsi="BIZ UDPゴシック" w:cs="ＭＳ 明朝"/>
          <w:color w:val="000000"/>
          <w:kern w:val="0"/>
          <w:sz w:val="22"/>
        </w:rPr>
      </w:pPr>
      <w:r w:rsidRPr="000F13D4">
        <w:rPr>
          <w:rFonts w:ascii="BIZ UDPゴシック" w:eastAsia="BIZ UDPゴシック" w:hAnsi="BIZ UDPゴシック" w:cs="ＭＳ 明朝" w:hint="eastAsia"/>
          <w:color w:val="000000"/>
          <w:kern w:val="0"/>
          <w:sz w:val="22"/>
        </w:rPr>
        <w:t>事業者は、法定代理受領を行わない就労移行支援を提供した際は、支給決定障害者等から、当該指定就労移行支援に係る指定障害福祉サービス等費用基準額の支払を受けるものとする。この場合、提供した指定就労継続支援Ｂ型と指定就労移行支援の内容、費用の額その他必要と認められる事項を記載したサービス提供証明書を利用者に対して交付するものとする。</w:t>
      </w:r>
    </w:p>
    <w:p w14:paraId="7948E849" w14:textId="77777777" w:rsidR="000F13D4" w:rsidRPr="000F13D4" w:rsidRDefault="008E767D" w:rsidP="000F13D4">
      <w:pPr>
        <w:pStyle w:val="a3"/>
        <w:numPr>
          <w:ilvl w:val="0"/>
          <w:numId w:val="22"/>
        </w:numPr>
        <w:overflowPunct w:val="0"/>
        <w:ind w:leftChars="66" w:left="282" w:hangingChars="64" w:hanging="142"/>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 xml:space="preserve">事業者は前２項のほか、次に定める費用について、利用者から徴収するものとする。　</w:t>
      </w:r>
    </w:p>
    <w:p w14:paraId="7F6123DE" w14:textId="63C96774" w:rsidR="008E767D" w:rsidRPr="000F13D4" w:rsidRDefault="008E767D" w:rsidP="000F13D4">
      <w:pPr>
        <w:pStyle w:val="a3"/>
        <w:numPr>
          <w:ilvl w:val="0"/>
          <w:numId w:val="23"/>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日用品費の実費</w:t>
      </w:r>
    </w:p>
    <w:p w14:paraId="4CAA0B5C" w14:textId="5914F7DE" w:rsidR="008E767D" w:rsidRPr="000F13D4" w:rsidRDefault="008E767D" w:rsidP="000F13D4">
      <w:pPr>
        <w:pStyle w:val="a3"/>
        <w:numPr>
          <w:ilvl w:val="0"/>
          <w:numId w:val="23"/>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その他日常生活において通常必要となるものに係る費用であって、その利用者に負担させることが適当と認められるものの実費</w:t>
      </w:r>
      <w:r w:rsidR="000F13D4">
        <w:rPr>
          <w:rFonts w:ascii="BIZ UDPゴシック" w:eastAsia="BIZ UDPゴシック" w:hAnsi="BIZ UDPゴシック" w:cs="ＭＳ 明朝" w:hint="eastAsia"/>
          <w:color w:val="000000"/>
          <w:kern w:val="0"/>
          <w:sz w:val="22"/>
        </w:rPr>
        <w:t>。</w:t>
      </w:r>
    </w:p>
    <w:p w14:paraId="5AD69C25" w14:textId="04489748" w:rsidR="008E767D" w:rsidRPr="000F13D4" w:rsidRDefault="008E767D" w:rsidP="000F13D4">
      <w:pPr>
        <w:pStyle w:val="a3"/>
        <w:numPr>
          <w:ilvl w:val="0"/>
          <w:numId w:val="23"/>
        </w:numPr>
        <w:overflowPunct w:val="0"/>
        <w:ind w:leftChars="0"/>
        <w:textAlignment w:val="baseline"/>
        <w:rPr>
          <w:rFonts w:ascii="BIZ UDPゴシック" w:eastAsia="BIZ UDPゴシック" w:hAnsi="BIZ UDPゴシック" w:cs="ＭＳ 明朝"/>
          <w:color w:val="000000"/>
          <w:kern w:val="0"/>
          <w:sz w:val="22"/>
        </w:rPr>
      </w:pPr>
      <w:r w:rsidRPr="000F13D4">
        <w:rPr>
          <w:rFonts w:ascii="BIZ UDPゴシック" w:eastAsia="BIZ UDPゴシック" w:hAnsi="BIZ UDPゴシック" w:cs="ＭＳ 明朝" w:hint="eastAsia"/>
          <w:color w:val="000000"/>
          <w:kern w:val="0"/>
          <w:sz w:val="22"/>
        </w:rPr>
        <w:lastRenderedPageBreak/>
        <w:t>前項の費用の額に係るサービスの提供に当たっては、あらかじめ、利用者に対し、当該サービスの内容及び費用について説明を行い、利用者の同意を得るものとする。</w:t>
      </w:r>
    </w:p>
    <w:p w14:paraId="56566776" w14:textId="3F9F3083" w:rsidR="008E767D" w:rsidRPr="000F13D4" w:rsidRDefault="008E767D" w:rsidP="000F13D4">
      <w:pPr>
        <w:pStyle w:val="a3"/>
        <w:numPr>
          <w:ilvl w:val="0"/>
          <w:numId w:val="23"/>
        </w:numPr>
        <w:overflowPunct w:val="0"/>
        <w:ind w:leftChars="0"/>
        <w:textAlignment w:val="baseline"/>
        <w:rPr>
          <w:rFonts w:ascii="BIZ UDPゴシック" w:eastAsia="BIZ UDPゴシック" w:hAnsi="BIZ UDPゴシック" w:cs="ＭＳ 明朝"/>
          <w:color w:val="000000"/>
          <w:kern w:val="0"/>
          <w:sz w:val="22"/>
        </w:rPr>
      </w:pPr>
      <w:r w:rsidRPr="000F13D4">
        <w:rPr>
          <w:rFonts w:ascii="BIZ UDPゴシック" w:eastAsia="BIZ UDPゴシック" w:hAnsi="BIZ UDPゴシック" w:cs="ＭＳ 明朝" w:hint="eastAsia"/>
          <w:color w:val="000000"/>
          <w:kern w:val="0"/>
          <w:sz w:val="22"/>
        </w:rPr>
        <w:t>第１項から第３項までの費用の支払を受けた場合は、当該費用に係る領収書を、当該費用を支払った利用者に対し交付するものとする。</w:t>
      </w:r>
    </w:p>
    <w:p w14:paraId="4BCBFE32"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6BE3A651" w14:textId="77777777" w:rsidR="00262C5D" w:rsidRPr="002A67AD" w:rsidRDefault="00262C5D" w:rsidP="00262C5D">
      <w:pPr>
        <w:overflowPunct w:val="0"/>
        <w:ind w:firstLineChars="100" w:firstLine="222"/>
        <w:textAlignment w:val="baseline"/>
        <w:rPr>
          <w:ins w:id="0" w:author="user" w:date="2015-02-24T08:27:00Z"/>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（施設外就労）</w:t>
      </w:r>
    </w:p>
    <w:p w14:paraId="4F794299" w14:textId="0E356F41" w:rsidR="00262C5D" w:rsidRPr="000F13D4" w:rsidRDefault="00262C5D" w:rsidP="000F13D4">
      <w:pPr>
        <w:pStyle w:val="a3"/>
        <w:numPr>
          <w:ilvl w:val="0"/>
          <w:numId w:val="9"/>
        </w:numPr>
        <w:overflowPunct w:val="0"/>
        <w:ind w:leftChars="0"/>
        <w:jc w:val="left"/>
        <w:textAlignment w:val="baseline"/>
        <w:rPr>
          <w:rFonts w:ascii="BIZ UDPゴシック" w:eastAsia="BIZ UDPゴシック" w:hAnsi="BIZ UDPゴシック" w:cs="ＭＳ 明朝"/>
          <w:color w:val="000000"/>
          <w:kern w:val="0"/>
          <w:sz w:val="22"/>
        </w:rPr>
      </w:pPr>
      <w:r w:rsidRPr="000F13D4">
        <w:rPr>
          <w:rFonts w:ascii="BIZ UDPゴシック" w:eastAsia="BIZ UDPゴシック" w:hAnsi="BIZ UDPゴシック" w:cs="ＭＳ 明朝" w:hint="eastAsia"/>
          <w:color w:val="000000"/>
          <w:kern w:val="0"/>
          <w:sz w:val="22"/>
        </w:rPr>
        <w:t>事業所は、一般就労への移行を図るため、利用者と職員がユニットを組み企業から請け負った作業を当該企業内で行う施設外就労の実施に努める。</w:t>
      </w:r>
    </w:p>
    <w:p w14:paraId="79FCBFFF" w14:textId="75805D82" w:rsidR="00262C5D" w:rsidRPr="002A67AD" w:rsidRDefault="00262C5D" w:rsidP="000F13D4">
      <w:pPr>
        <w:pStyle w:val="a3"/>
        <w:numPr>
          <w:ilvl w:val="0"/>
          <w:numId w:val="24"/>
        </w:numPr>
        <w:overflowPunct w:val="0"/>
        <w:ind w:leftChars="0" w:hanging="278"/>
        <w:textAlignment w:val="baseline"/>
        <w:rPr>
          <w:ins w:id="1" w:author="user" w:date="2015-02-24T08:27:00Z"/>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施設外就労は期間を定めないものとする。</w:t>
      </w:r>
    </w:p>
    <w:p w14:paraId="705E805C" w14:textId="77777777" w:rsidR="00262C5D" w:rsidRPr="002A67AD" w:rsidRDefault="00262C5D" w:rsidP="00262C5D">
      <w:pPr>
        <w:overflowPunct w:val="0"/>
        <w:ind w:firstLineChars="100" w:firstLine="222"/>
        <w:textAlignment w:val="baseline"/>
        <w:rPr>
          <w:rFonts w:ascii="BIZ UDPゴシック" w:eastAsia="BIZ UDPゴシック" w:hAnsi="BIZ UDPゴシック" w:cs="ＭＳ 明朝"/>
          <w:color w:val="000000"/>
          <w:kern w:val="0"/>
          <w:sz w:val="22"/>
        </w:rPr>
      </w:pPr>
    </w:p>
    <w:p w14:paraId="746F4AD2" w14:textId="77777777" w:rsidR="00262C5D" w:rsidRPr="002A67AD" w:rsidRDefault="00262C5D" w:rsidP="00262C5D">
      <w:pPr>
        <w:overflowPunct w:val="0"/>
        <w:ind w:firstLineChars="100" w:firstLine="222"/>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（在宅支援）</w:t>
      </w:r>
    </w:p>
    <w:p w14:paraId="5D59F9B2" w14:textId="7821266F" w:rsidR="00262C5D" w:rsidRPr="000F13D4" w:rsidRDefault="00262C5D" w:rsidP="000F13D4">
      <w:pPr>
        <w:pStyle w:val="a3"/>
        <w:numPr>
          <w:ilvl w:val="0"/>
          <w:numId w:val="9"/>
        </w:numPr>
        <w:overflowPunct w:val="0"/>
        <w:ind w:leftChars="0"/>
        <w:jc w:val="left"/>
        <w:textAlignment w:val="baseline"/>
        <w:rPr>
          <w:rFonts w:ascii="BIZ UDPゴシック" w:eastAsia="BIZ UDPゴシック" w:hAnsi="BIZ UDPゴシック" w:cs="ＭＳ 明朝"/>
          <w:color w:val="000000"/>
          <w:kern w:val="0"/>
          <w:sz w:val="22"/>
        </w:rPr>
      </w:pPr>
      <w:r w:rsidRPr="000F13D4">
        <w:rPr>
          <w:rFonts w:ascii="BIZ UDPゴシック" w:eastAsia="BIZ UDPゴシック" w:hAnsi="BIZ UDPゴシック" w:cs="ＭＳ 明朝" w:hint="eastAsia"/>
          <w:color w:val="000000"/>
          <w:kern w:val="0"/>
          <w:sz w:val="22"/>
        </w:rPr>
        <w:t>事業所は、通所利用が困難で在宅による支援がやむ得ないと市町村が判断した利用者に限り在宅支援を行う。</w:t>
      </w:r>
    </w:p>
    <w:p w14:paraId="5FCCF8CE" w14:textId="55D1B022" w:rsidR="00262C5D" w:rsidRPr="002A67AD" w:rsidRDefault="00262C5D" w:rsidP="000F13D4">
      <w:pPr>
        <w:pStyle w:val="a3"/>
        <w:numPr>
          <w:ilvl w:val="0"/>
          <w:numId w:val="25"/>
        </w:numPr>
        <w:overflowPunct w:val="0"/>
        <w:ind w:leftChars="0" w:hanging="278"/>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個別支援計画に基づき在宅での訓練等を提供する。</w:t>
      </w:r>
    </w:p>
    <w:p w14:paraId="0BCC5E19" w14:textId="079CB18F" w:rsidR="00262C5D" w:rsidRPr="000F13D4" w:rsidRDefault="00262C5D" w:rsidP="000F13D4">
      <w:pPr>
        <w:pStyle w:val="a3"/>
        <w:numPr>
          <w:ilvl w:val="0"/>
          <w:numId w:val="25"/>
        </w:numPr>
        <w:overflowPunct w:val="0"/>
        <w:ind w:leftChars="0" w:hanging="278"/>
        <w:textAlignment w:val="baseline"/>
        <w:rPr>
          <w:rFonts w:ascii="BIZ UDPゴシック" w:eastAsia="BIZ UDPゴシック" w:hAnsi="BIZ UDPゴシック" w:cs="ＭＳ 明朝"/>
          <w:color w:val="000000"/>
          <w:kern w:val="0"/>
          <w:sz w:val="22"/>
        </w:rPr>
      </w:pPr>
      <w:r w:rsidRPr="000F13D4">
        <w:rPr>
          <w:rFonts w:ascii="BIZ UDPゴシック" w:eastAsia="BIZ UDPゴシック" w:hAnsi="BIZ UDPゴシック" w:cs="ＭＳ 明朝" w:hint="eastAsia"/>
          <w:color w:val="000000"/>
          <w:kern w:val="0"/>
          <w:sz w:val="22"/>
        </w:rPr>
        <w:t>1日2回以上の連絡を取り、作業の進歩状況や、問題点の確認を行う。週1回は支援員が自宅訪問し、直接の評価を行う。</w:t>
      </w:r>
    </w:p>
    <w:p w14:paraId="3A42A5D2" w14:textId="3ED260A2" w:rsidR="00262C5D" w:rsidRPr="002A67AD" w:rsidRDefault="00262C5D" w:rsidP="000F13D4">
      <w:pPr>
        <w:pStyle w:val="a3"/>
        <w:numPr>
          <w:ilvl w:val="0"/>
          <w:numId w:val="25"/>
        </w:numPr>
        <w:overflowPunct w:val="0"/>
        <w:ind w:leftChars="0" w:hanging="278"/>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日報を作成し、訓練内容、目標設定などを把握する。</w:t>
      </w:r>
    </w:p>
    <w:p w14:paraId="1B201ECD" w14:textId="520EA5BF" w:rsidR="00262C5D" w:rsidRPr="000F13D4" w:rsidRDefault="00262C5D" w:rsidP="000F13D4">
      <w:pPr>
        <w:pStyle w:val="a3"/>
        <w:numPr>
          <w:ilvl w:val="0"/>
          <w:numId w:val="25"/>
        </w:numPr>
        <w:overflowPunct w:val="0"/>
        <w:ind w:leftChars="0" w:hanging="278"/>
        <w:textAlignment w:val="baseline"/>
        <w:rPr>
          <w:rFonts w:ascii="BIZ UDPゴシック" w:eastAsia="BIZ UDPゴシック" w:hAnsi="BIZ UDPゴシック" w:cs="ＭＳ 明朝"/>
          <w:color w:val="000000"/>
          <w:kern w:val="0"/>
          <w:sz w:val="22"/>
        </w:rPr>
      </w:pPr>
      <w:r w:rsidRPr="000F13D4">
        <w:rPr>
          <w:rFonts w:ascii="BIZ UDPゴシック" w:eastAsia="BIZ UDPゴシック" w:hAnsi="BIZ UDPゴシック" w:cs="ＭＳ 明朝" w:hint="eastAsia"/>
          <w:color w:val="000000"/>
          <w:kern w:val="0"/>
          <w:sz w:val="22"/>
        </w:rPr>
        <w:t>利用者は月の利用日数のうち１日は事業所へ通所をし、施設内において作業評価、問題点などの確認を行う。</w:t>
      </w:r>
    </w:p>
    <w:p w14:paraId="3A4A6249" w14:textId="79C060FD" w:rsidR="00262C5D" w:rsidRPr="002A67AD" w:rsidRDefault="00262C5D" w:rsidP="000F13D4">
      <w:pPr>
        <w:pStyle w:val="a3"/>
        <w:numPr>
          <w:ilvl w:val="0"/>
          <w:numId w:val="25"/>
        </w:numPr>
        <w:overflowPunct w:val="0"/>
        <w:ind w:leftChars="0" w:hanging="278"/>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緊急時においては速やかに対応する。</w:t>
      </w:r>
    </w:p>
    <w:p w14:paraId="52A94CC1" w14:textId="77777777" w:rsidR="00262C5D" w:rsidRPr="002A67AD" w:rsidRDefault="00262C5D" w:rsidP="008E767D">
      <w:pPr>
        <w:overflowPunct w:val="0"/>
        <w:textAlignment w:val="baseline"/>
        <w:rPr>
          <w:rFonts w:ascii="BIZ UDPゴシック" w:eastAsia="BIZ UDPゴシック" w:hAnsi="BIZ UDPゴシック" w:cs="Times New Roman"/>
          <w:color w:val="000000"/>
          <w:spacing w:val="2"/>
          <w:kern w:val="0"/>
          <w:sz w:val="22"/>
        </w:rPr>
      </w:pPr>
    </w:p>
    <w:p w14:paraId="43F277D5"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（通常の事業の実施地域）</w:t>
      </w:r>
    </w:p>
    <w:p w14:paraId="47EBF98D" w14:textId="3E59E504" w:rsidR="008E767D" w:rsidRPr="002A67AD" w:rsidRDefault="008E767D" w:rsidP="000F13D4">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事業所における通常の事業の実施地域は次のとおりとする。</w:t>
      </w:r>
    </w:p>
    <w:p w14:paraId="42D16187" w14:textId="2536E0C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 xml:space="preserve">　　</w:t>
      </w:r>
      <w:r w:rsidR="000F13D4">
        <w:rPr>
          <w:rFonts w:ascii="BIZ UDPゴシック" w:eastAsia="BIZ UDPゴシック" w:hAnsi="BIZ UDPゴシック" w:cs="ＭＳ 明朝" w:hint="eastAsia"/>
          <w:color w:val="000000"/>
          <w:kern w:val="0"/>
          <w:sz w:val="22"/>
        </w:rPr>
        <w:t>横浜市</w:t>
      </w:r>
    </w:p>
    <w:p w14:paraId="75974092"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46951AA6"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（工賃の支払等）</w:t>
      </w:r>
    </w:p>
    <w:p w14:paraId="50264681" w14:textId="72E26E54" w:rsidR="008E767D" w:rsidRPr="000F13D4" w:rsidRDefault="008E767D" w:rsidP="000F13D4">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sidRPr="000F13D4">
        <w:rPr>
          <w:rFonts w:ascii="BIZ UDPゴシック" w:eastAsia="BIZ UDPゴシック" w:hAnsi="BIZ UDPゴシック" w:cs="ＭＳ 明朝" w:hint="eastAsia"/>
          <w:color w:val="000000"/>
          <w:kern w:val="0"/>
          <w:sz w:val="22"/>
        </w:rPr>
        <w:t>事業者は、指定就労移行支援の利用者が生産活動に従事した場合は、別に定める工賃支払規定に基づき、生産活動に係る事業の収入から生産活動に係る事業に必要な経費を控除した額に相当する金額を工賃として支払うものとする。</w:t>
      </w:r>
    </w:p>
    <w:p w14:paraId="676BA89D"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28308280"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（サービス利用に当たっての留意事項）</w:t>
      </w:r>
    </w:p>
    <w:p w14:paraId="680B3ED1" w14:textId="3FBADB64" w:rsidR="00395F38" w:rsidRPr="002A67AD" w:rsidRDefault="008E767D" w:rsidP="000F13D4">
      <w:pPr>
        <w:pStyle w:val="a3"/>
        <w:numPr>
          <w:ilvl w:val="0"/>
          <w:numId w:val="9"/>
        </w:numPr>
        <w:overflowPunct w:val="0"/>
        <w:ind w:leftChars="0"/>
        <w:jc w:val="left"/>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利用者は、サービスの利用に当たっては、次に規定する内容に留意すること。</w:t>
      </w:r>
    </w:p>
    <w:p w14:paraId="1275BB5C" w14:textId="77777777" w:rsidR="00395F38" w:rsidRPr="002A67AD" w:rsidRDefault="008E767D" w:rsidP="000F13D4">
      <w:pPr>
        <w:pStyle w:val="a3"/>
        <w:numPr>
          <w:ilvl w:val="0"/>
          <w:numId w:val="26"/>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利用者は、この規程に定めるもののほか、管理者が定める規則を誠実に守ること。</w:t>
      </w:r>
    </w:p>
    <w:p w14:paraId="50EBC5C5" w14:textId="4C9BECF4" w:rsidR="008E767D" w:rsidRPr="000F13D4" w:rsidRDefault="008E767D" w:rsidP="000F13D4">
      <w:pPr>
        <w:pStyle w:val="a3"/>
        <w:numPr>
          <w:ilvl w:val="0"/>
          <w:numId w:val="26"/>
        </w:numPr>
        <w:overflowPunct w:val="0"/>
        <w:ind w:leftChars="0"/>
        <w:textAlignment w:val="baseline"/>
        <w:rPr>
          <w:rFonts w:ascii="BIZ UDPゴシック" w:eastAsia="BIZ UDPゴシック" w:hAnsi="BIZ UDPゴシック" w:cs="ＭＳ 明朝"/>
          <w:color w:val="000000"/>
          <w:kern w:val="0"/>
          <w:sz w:val="22"/>
        </w:rPr>
      </w:pPr>
      <w:r w:rsidRPr="000F13D4">
        <w:rPr>
          <w:rFonts w:ascii="BIZ UDPゴシック" w:eastAsia="BIZ UDPゴシック" w:hAnsi="BIZ UDPゴシック" w:cs="ＭＳ 明朝" w:hint="eastAsia"/>
          <w:color w:val="000000"/>
          <w:kern w:val="0"/>
          <w:sz w:val="22"/>
        </w:rPr>
        <w:t>利用者が外出しようとするときは、その都度、外出先、帰着予定時刻等の必要事項を管理者に届け出ること。</w:t>
      </w:r>
    </w:p>
    <w:p w14:paraId="000EEE63" w14:textId="77777777" w:rsidR="008E767D" w:rsidRPr="000F13D4" w:rsidRDefault="008E767D" w:rsidP="000F13D4">
      <w:pPr>
        <w:pStyle w:val="a3"/>
        <w:numPr>
          <w:ilvl w:val="0"/>
          <w:numId w:val="26"/>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利用者が外来者と面会しようとするときは、その旨を管理者に届け出て、あらかじめ指定された場所で面会すること。</w:t>
      </w:r>
    </w:p>
    <w:p w14:paraId="57DBFAF2" w14:textId="77777777" w:rsidR="008E767D" w:rsidRPr="000F13D4" w:rsidRDefault="008E767D" w:rsidP="000F13D4">
      <w:pPr>
        <w:pStyle w:val="a3"/>
        <w:numPr>
          <w:ilvl w:val="0"/>
          <w:numId w:val="26"/>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利用者が生活上必要とする物品は、原則として、各人の責任において保管する</w:t>
      </w:r>
      <w:r w:rsidRPr="002A67AD">
        <w:rPr>
          <w:rFonts w:ascii="BIZ UDPゴシック" w:eastAsia="BIZ UDPゴシック" w:hAnsi="BIZ UDPゴシック" w:cs="ＭＳ 明朝" w:hint="eastAsia"/>
          <w:color w:val="000000"/>
          <w:kern w:val="0"/>
          <w:sz w:val="22"/>
        </w:rPr>
        <w:lastRenderedPageBreak/>
        <w:t>こと。ただし、貴重品、現金、刃物類等はこの限りではない。</w:t>
      </w:r>
    </w:p>
    <w:p w14:paraId="2D36EB7C" w14:textId="77777777" w:rsidR="00395F38" w:rsidRPr="000F13D4" w:rsidRDefault="008E767D" w:rsidP="000F13D4">
      <w:pPr>
        <w:pStyle w:val="a3"/>
        <w:numPr>
          <w:ilvl w:val="0"/>
          <w:numId w:val="26"/>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利用者は、無断で火薬、薬品、油類その他の危険物を施設内に持ち込まないこと。</w:t>
      </w:r>
    </w:p>
    <w:p w14:paraId="2EF4C5CC" w14:textId="77777777" w:rsidR="008E767D" w:rsidRPr="000F13D4" w:rsidRDefault="008E767D" w:rsidP="000F13D4">
      <w:pPr>
        <w:pStyle w:val="a3"/>
        <w:numPr>
          <w:ilvl w:val="0"/>
          <w:numId w:val="26"/>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利用者は、事業所並びに事業者が経営する他の施設及び他の事業所内で次の行為をしないこと。</w:t>
      </w:r>
    </w:p>
    <w:p w14:paraId="7F54DD1A" w14:textId="62E70E50" w:rsidR="008E767D" w:rsidRPr="000F13D4" w:rsidRDefault="008E767D" w:rsidP="000F13D4">
      <w:pPr>
        <w:pStyle w:val="a3"/>
        <w:numPr>
          <w:ilvl w:val="0"/>
          <w:numId w:val="27"/>
        </w:numPr>
        <w:overflowPunct w:val="0"/>
        <w:ind w:leftChars="0"/>
        <w:jc w:val="left"/>
        <w:textAlignment w:val="baseline"/>
        <w:rPr>
          <w:rFonts w:ascii="BIZ UDPゴシック" w:eastAsia="BIZ UDPゴシック" w:hAnsi="BIZ UDPゴシック" w:cs="Times New Roman"/>
          <w:color w:val="000000"/>
          <w:spacing w:val="2"/>
          <w:kern w:val="0"/>
          <w:sz w:val="22"/>
        </w:rPr>
      </w:pPr>
      <w:r w:rsidRPr="000F13D4">
        <w:rPr>
          <w:rFonts w:ascii="BIZ UDPゴシック" w:eastAsia="BIZ UDPゴシック" w:hAnsi="BIZ UDPゴシック" w:cs="ＭＳ 明朝" w:hint="eastAsia"/>
          <w:color w:val="000000"/>
          <w:kern w:val="0"/>
          <w:sz w:val="22"/>
        </w:rPr>
        <w:t>他人の生命や財産等に損害を与えること。</w:t>
      </w:r>
    </w:p>
    <w:p w14:paraId="75B31EE9" w14:textId="7F5968AB" w:rsidR="008E767D" w:rsidRPr="000F13D4" w:rsidRDefault="008E767D" w:rsidP="000F13D4">
      <w:pPr>
        <w:pStyle w:val="a3"/>
        <w:numPr>
          <w:ilvl w:val="0"/>
          <w:numId w:val="27"/>
        </w:numPr>
        <w:overflowPunct w:val="0"/>
        <w:ind w:leftChars="0"/>
        <w:textAlignment w:val="baseline"/>
        <w:rPr>
          <w:rFonts w:ascii="BIZ UDPゴシック" w:eastAsia="BIZ UDPゴシック" w:hAnsi="BIZ UDPゴシック" w:cs="Times New Roman"/>
          <w:color w:val="000000"/>
          <w:spacing w:val="2"/>
          <w:kern w:val="0"/>
          <w:sz w:val="22"/>
        </w:rPr>
      </w:pPr>
      <w:r w:rsidRPr="000F13D4">
        <w:rPr>
          <w:rFonts w:ascii="BIZ UDPゴシック" w:eastAsia="BIZ UDPゴシック" w:hAnsi="BIZ UDPゴシック" w:cs="ＭＳ 明朝" w:hint="eastAsia"/>
          <w:color w:val="000000"/>
          <w:kern w:val="0"/>
          <w:sz w:val="22"/>
        </w:rPr>
        <w:t>喧嘩、口論、泥酔等他人に迷惑になること。</w:t>
      </w:r>
    </w:p>
    <w:p w14:paraId="73B5C335" w14:textId="6A4364BE" w:rsidR="008E767D" w:rsidRPr="000F13D4" w:rsidRDefault="008E767D" w:rsidP="000F13D4">
      <w:pPr>
        <w:pStyle w:val="a3"/>
        <w:numPr>
          <w:ilvl w:val="0"/>
          <w:numId w:val="27"/>
        </w:numPr>
        <w:overflowPunct w:val="0"/>
        <w:ind w:leftChars="0"/>
        <w:textAlignment w:val="baseline"/>
        <w:rPr>
          <w:rFonts w:ascii="BIZ UDPゴシック" w:eastAsia="BIZ UDPゴシック" w:hAnsi="BIZ UDPゴシック" w:cs="Times New Roman"/>
          <w:color w:val="000000"/>
          <w:spacing w:val="2"/>
          <w:kern w:val="0"/>
          <w:sz w:val="22"/>
        </w:rPr>
      </w:pPr>
      <w:r w:rsidRPr="000F13D4">
        <w:rPr>
          <w:rFonts w:ascii="BIZ UDPゴシック" w:eastAsia="BIZ UDPゴシック" w:hAnsi="BIZ UDPゴシック" w:cs="ＭＳ 明朝" w:hint="eastAsia"/>
          <w:color w:val="000000"/>
          <w:kern w:val="0"/>
          <w:sz w:val="22"/>
        </w:rPr>
        <w:t>指定された場所以外で、火気を使用すること及び喫煙すること。</w:t>
      </w:r>
    </w:p>
    <w:p w14:paraId="1F0EBE1E" w14:textId="0E023811" w:rsidR="008E767D" w:rsidRPr="000F13D4" w:rsidRDefault="008E767D" w:rsidP="000F13D4">
      <w:pPr>
        <w:pStyle w:val="a3"/>
        <w:numPr>
          <w:ilvl w:val="0"/>
          <w:numId w:val="27"/>
        </w:numPr>
        <w:overflowPunct w:val="0"/>
        <w:ind w:leftChars="0"/>
        <w:textAlignment w:val="baseline"/>
        <w:rPr>
          <w:rFonts w:ascii="BIZ UDPゴシック" w:eastAsia="BIZ UDPゴシック" w:hAnsi="BIZ UDPゴシック" w:cs="Times New Roman"/>
          <w:color w:val="000000"/>
          <w:spacing w:val="2"/>
          <w:kern w:val="0"/>
          <w:sz w:val="22"/>
        </w:rPr>
      </w:pPr>
      <w:r w:rsidRPr="000F13D4">
        <w:rPr>
          <w:rFonts w:ascii="BIZ UDPゴシック" w:eastAsia="BIZ UDPゴシック" w:hAnsi="BIZ UDPゴシック" w:cs="ＭＳ 明朝" w:hint="eastAsia"/>
          <w:color w:val="000000"/>
          <w:kern w:val="0"/>
          <w:sz w:val="22"/>
        </w:rPr>
        <w:t>秩序又は風紀を乱し、安全な日中活動を害すること。</w:t>
      </w:r>
    </w:p>
    <w:p w14:paraId="1FC54080" w14:textId="7BE2FB44" w:rsidR="008E767D" w:rsidRPr="000F13D4" w:rsidRDefault="008E767D" w:rsidP="000F13D4">
      <w:pPr>
        <w:pStyle w:val="a3"/>
        <w:numPr>
          <w:ilvl w:val="0"/>
          <w:numId w:val="27"/>
        </w:numPr>
        <w:overflowPunct w:val="0"/>
        <w:ind w:leftChars="0"/>
        <w:textAlignment w:val="baseline"/>
        <w:rPr>
          <w:rFonts w:ascii="BIZ UDPゴシック" w:eastAsia="BIZ UDPゴシック" w:hAnsi="BIZ UDPゴシック" w:cs="Times New Roman"/>
          <w:color w:val="000000"/>
          <w:spacing w:val="2"/>
          <w:kern w:val="0"/>
          <w:sz w:val="22"/>
        </w:rPr>
      </w:pPr>
      <w:r w:rsidRPr="000F13D4">
        <w:rPr>
          <w:rFonts w:ascii="BIZ UDPゴシック" w:eastAsia="BIZ UDPゴシック" w:hAnsi="BIZ UDPゴシック" w:cs="ＭＳ 明朝" w:hint="eastAsia"/>
          <w:color w:val="000000"/>
          <w:kern w:val="0"/>
          <w:sz w:val="22"/>
        </w:rPr>
        <w:t>利用者又は家族等は、利用者が故意又は過失によって事業所並びに事業者が経営する他の施設及び他の事業所や個人の物品を毀損又は亡失したときは、その損害を賠償しなければならない。ただし、管理者は事情により賠償を減免することができる。</w:t>
      </w:r>
    </w:p>
    <w:p w14:paraId="6D483B99"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07235944"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（利用者負担額等に係る管理）</w:t>
      </w:r>
    </w:p>
    <w:p w14:paraId="78D1E384" w14:textId="25288A51" w:rsidR="008E767D" w:rsidRPr="000F13D4" w:rsidRDefault="008E767D" w:rsidP="000F13D4">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sidRPr="000F13D4">
        <w:rPr>
          <w:rFonts w:ascii="BIZ UDPゴシック" w:eastAsia="BIZ UDPゴシック" w:hAnsi="BIZ UDPゴシック" w:cs="ＭＳ 明朝" w:hint="eastAsia"/>
          <w:color w:val="000000"/>
          <w:kern w:val="0"/>
          <w:sz w:val="22"/>
        </w:rPr>
        <w:t>事業者は、利用者の依頼を受けて、利用者が同一の月に当該事業者が提供する指定就労移行支援並びに他の指定障害福祉サービス等（以下　「他の指定障害福祉サービス等」という。）を受けたときは、指定就労移行支援並びに他の指定障害福祉サービス等に係る指定障害福祉サービス等費用基準額から法第２９条第３項の規定により算定された介護給付費又は訓練等給付費の額を控除した額の合計額（以下「利用者負担額等合計額」という。）を算定するものとする。この場合において、利用者負担額等合計額を市町村に報告するとともに、当該利用者及び当該他の指定障害福祉サービス等を提供した指定障害福祉サービス事業者等に通知するものとする。</w:t>
      </w:r>
    </w:p>
    <w:p w14:paraId="271233B1"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0055E725"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（緊急時及び事故発生時等における対応方法）</w:t>
      </w:r>
    </w:p>
    <w:p w14:paraId="4F204621" w14:textId="57633656" w:rsidR="008E767D" w:rsidRPr="000F13D4" w:rsidRDefault="008E767D" w:rsidP="000F13D4">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sidRPr="000F13D4">
        <w:rPr>
          <w:rFonts w:ascii="BIZ UDPゴシック" w:eastAsia="BIZ UDPゴシック" w:hAnsi="BIZ UDPゴシック" w:cs="ＭＳ 明朝" w:hint="eastAsia"/>
          <w:color w:val="000000"/>
          <w:kern w:val="0"/>
          <w:sz w:val="22"/>
        </w:rPr>
        <w:t>事業者は、指定就労移行支援の提供を行っているときに利用者に病状の急変が生じた場合その他必要な場合は、直ちに協力医療機関又は利用者の主治医（以下「協力医療期間等」という。）への連絡を行う等の必要な措置を講ずるとともに、管理者に報告するものとする。</w:t>
      </w:r>
    </w:p>
    <w:p w14:paraId="424051E5" w14:textId="6E7D365E" w:rsidR="008E767D" w:rsidRPr="008F4DB6" w:rsidRDefault="008E767D" w:rsidP="008F4DB6">
      <w:pPr>
        <w:pStyle w:val="a3"/>
        <w:numPr>
          <w:ilvl w:val="0"/>
          <w:numId w:val="29"/>
        </w:numPr>
        <w:overflowPunct w:val="0"/>
        <w:ind w:leftChars="66" w:left="282" w:hangingChars="64" w:hanging="142"/>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事業者は、協力医療期間等への連絡等が困難な場合には、他の医療機関への連絡を行う等の必要な措置を講ずるものとする。</w:t>
      </w:r>
    </w:p>
    <w:p w14:paraId="38929D93" w14:textId="2EEDF548" w:rsidR="002C739F" w:rsidRPr="002A67AD" w:rsidRDefault="008E767D" w:rsidP="008F4DB6">
      <w:pPr>
        <w:pStyle w:val="a3"/>
        <w:numPr>
          <w:ilvl w:val="0"/>
          <w:numId w:val="29"/>
        </w:numPr>
        <w:overflowPunct w:val="0"/>
        <w:ind w:leftChars="66" w:left="282" w:hangingChars="64" w:hanging="142"/>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 xml:space="preserve">事業者は、指定就労移行支援の提供により事故が発生した　</w:t>
      </w:r>
      <w:r w:rsidR="002C739F" w:rsidRPr="002A67AD">
        <w:rPr>
          <w:rFonts w:ascii="BIZ UDPゴシック" w:eastAsia="BIZ UDPゴシック" w:hAnsi="BIZ UDPゴシック" w:cs="ＭＳ 明朝" w:hint="eastAsia"/>
          <w:color w:val="000000"/>
          <w:kern w:val="0"/>
          <w:sz w:val="22"/>
        </w:rPr>
        <w:t xml:space="preserve"> </w:t>
      </w:r>
    </w:p>
    <w:p w14:paraId="717E6F10" w14:textId="20E331DB" w:rsidR="008E767D" w:rsidRPr="008F4DB6" w:rsidRDefault="008E767D" w:rsidP="008F4DB6">
      <w:pPr>
        <w:pStyle w:val="a3"/>
        <w:numPr>
          <w:ilvl w:val="0"/>
          <w:numId w:val="29"/>
        </w:numPr>
        <w:overflowPunct w:val="0"/>
        <w:ind w:leftChars="66" w:left="282" w:hangingChars="64" w:hanging="142"/>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ときは、速やかに利用者の家族等に連絡し、岡山県及び関係市町村に報告するとともに、必要な措置を講じるものとする。</w:t>
      </w:r>
    </w:p>
    <w:p w14:paraId="7AAEC67A" w14:textId="79E79C9A" w:rsidR="008E767D" w:rsidRPr="008F4DB6" w:rsidRDefault="008E767D" w:rsidP="008F4DB6">
      <w:pPr>
        <w:pStyle w:val="a3"/>
        <w:numPr>
          <w:ilvl w:val="0"/>
          <w:numId w:val="29"/>
        </w:numPr>
        <w:overflowPunct w:val="0"/>
        <w:ind w:leftChars="66" w:left="282" w:hangingChars="64" w:hanging="142"/>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事業者は、指定就労移行支援の提供により賠償すべき事故が発生したときは、速やかに損害を賠償するものとする。</w:t>
      </w:r>
    </w:p>
    <w:p w14:paraId="2F64A6B4" w14:textId="3A9D1EDA" w:rsidR="008E767D" w:rsidRPr="008F4DB6" w:rsidRDefault="008E767D" w:rsidP="008F4DB6">
      <w:pPr>
        <w:pStyle w:val="a3"/>
        <w:numPr>
          <w:ilvl w:val="0"/>
          <w:numId w:val="29"/>
        </w:numPr>
        <w:overflowPunct w:val="0"/>
        <w:ind w:leftChars="66" w:left="282" w:hangingChars="64" w:hanging="142"/>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事業者は、緊急時及び事故発生時に際して採った処置については、記録するものとする。</w:t>
      </w:r>
    </w:p>
    <w:p w14:paraId="435C01AF" w14:textId="552FD5A9" w:rsidR="008E767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272497FA" w14:textId="77777777" w:rsidR="008F4DB6" w:rsidRPr="002A67AD" w:rsidRDefault="008F4DB6" w:rsidP="008E767D">
      <w:pPr>
        <w:overflowPunct w:val="0"/>
        <w:textAlignment w:val="baseline"/>
        <w:rPr>
          <w:rFonts w:ascii="BIZ UDPゴシック" w:eastAsia="BIZ UDPゴシック" w:hAnsi="BIZ UDPゴシック" w:cs="Times New Roman"/>
          <w:color w:val="000000"/>
          <w:spacing w:val="2"/>
          <w:kern w:val="0"/>
          <w:sz w:val="22"/>
        </w:rPr>
      </w:pPr>
    </w:p>
    <w:p w14:paraId="3BB97C8D"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lastRenderedPageBreak/>
        <w:t>（非常災害対策）</w:t>
      </w:r>
    </w:p>
    <w:p w14:paraId="5C111463" w14:textId="34FD3050" w:rsidR="002C739F" w:rsidRPr="008F4DB6" w:rsidRDefault="008E767D" w:rsidP="008F4DB6">
      <w:pPr>
        <w:pStyle w:val="a3"/>
        <w:numPr>
          <w:ilvl w:val="0"/>
          <w:numId w:val="9"/>
        </w:numPr>
        <w:overflowPunct w:val="0"/>
        <w:ind w:leftChars="0"/>
        <w:jc w:val="left"/>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事業者は、消火設備その他の非常災害に対して必要な設備を備えるものとする。</w:t>
      </w:r>
    </w:p>
    <w:p w14:paraId="6E78BB9E" w14:textId="56A220E2" w:rsidR="008E767D" w:rsidRPr="008F4DB6" w:rsidRDefault="008E767D" w:rsidP="008F4DB6">
      <w:pPr>
        <w:pStyle w:val="a3"/>
        <w:numPr>
          <w:ilvl w:val="0"/>
          <w:numId w:val="30"/>
        </w:numPr>
        <w:overflowPunct w:val="0"/>
        <w:ind w:leftChars="66" w:left="282" w:hangingChars="64" w:hanging="142"/>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利用者の障害の状況及び地域の自然的・社会的条件を踏まえ、想定される非常災害の種類ごとに、その規模及び被害想定の程度に応じた非常災害への対応に関する具体的計画を策定するとともに、非常災害時の関係機関への通報及び関係者との連絡の体制を整備し、それらの内容を定期的に職員に周知するものとする。</w:t>
      </w:r>
    </w:p>
    <w:p w14:paraId="4A2A3248" w14:textId="26F193A4" w:rsidR="008E767D" w:rsidRPr="008F4DB6" w:rsidRDefault="008E767D" w:rsidP="008F4DB6">
      <w:pPr>
        <w:pStyle w:val="a3"/>
        <w:numPr>
          <w:ilvl w:val="0"/>
          <w:numId w:val="30"/>
        </w:numPr>
        <w:overflowPunct w:val="0"/>
        <w:ind w:leftChars="66" w:left="282" w:hangingChars="64" w:hanging="142"/>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事業者は、非常災害に備えるため、前項の計画に従い、避難又は救出に係る訓練その他必要な訓練を、その実効性を確保しつつ、定期的に行うものとする。</w:t>
      </w:r>
    </w:p>
    <w:p w14:paraId="512B0285" w14:textId="693E1EFE" w:rsidR="008E767D" w:rsidRPr="008F4DB6" w:rsidRDefault="008E767D" w:rsidP="008F4DB6">
      <w:pPr>
        <w:pStyle w:val="a3"/>
        <w:numPr>
          <w:ilvl w:val="0"/>
          <w:numId w:val="30"/>
        </w:numPr>
        <w:overflowPunct w:val="0"/>
        <w:ind w:leftChars="66" w:left="282" w:hangingChars="64" w:hanging="142"/>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非常災害時における利用者等の安全の確保が図られるよう、あらかじめ、市町村、近隣住民、障害福祉サービス事業を行う者その他の保健医療サービス又は福祉サービスを提供する者等と相互に支援及び協力を行うための体制の整備に努めるものとする。</w:t>
      </w:r>
    </w:p>
    <w:p w14:paraId="4EE11F09" w14:textId="510DC699" w:rsidR="008E767D" w:rsidRPr="008F4DB6" w:rsidRDefault="008E767D" w:rsidP="008F4DB6">
      <w:pPr>
        <w:pStyle w:val="a3"/>
        <w:numPr>
          <w:ilvl w:val="0"/>
          <w:numId w:val="30"/>
        </w:numPr>
        <w:overflowPunct w:val="0"/>
        <w:ind w:leftChars="66" w:left="282" w:hangingChars="64" w:hanging="142"/>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事業者は、非常災害時において、障害者、高齢者、乳幼児等特に配慮を要する者の支援（受入）に努めるものとする。</w:t>
      </w:r>
    </w:p>
    <w:p w14:paraId="2D707583"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4E58E2E1"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（苦情解決）</w:t>
      </w:r>
    </w:p>
    <w:p w14:paraId="3523449B" w14:textId="5AB4B893" w:rsidR="008E767D" w:rsidRPr="008F4DB6" w:rsidRDefault="008E767D" w:rsidP="008F4DB6">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sidRPr="008F4DB6">
        <w:rPr>
          <w:rFonts w:ascii="BIZ UDPゴシック" w:eastAsia="BIZ UDPゴシック" w:hAnsi="BIZ UDPゴシック" w:cs="ＭＳ 明朝" w:hint="eastAsia"/>
          <w:color w:val="000000"/>
          <w:kern w:val="0"/>
          <w:sz w:val="22"/>
        </w:rPr>
        <w:t>事業者は、提供した指定就労移行支援に関する利用者及びその家族（以下「利用者等」という。）からの苦情に迅速かつ適切に対応するために、苦情を受け付けるための窓口を設置するものとする。</w:t>
      </w:r>
    </w:p>
    <w:p w14:paraId="7A1F1A51" w14:textId="093794D5" w:rsidR="008E767D" w:rsidRPr="008F4DB6" w:rsidRDefault="008E767D" w:rsidP="008F4DB6">
      <w:pPr>
        <w:pStyle w:val="a3"/>
        <w:numPr>
          <w:ilvl w:val="0"/>
          <w:numId w:val="31"/>
        </w:numPr>
        <w:overflowPunct w:val="0"/>
        <w:ind w:leftChars="0" w:hanging="278"/>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事業者は、提供した指定就労移行支援に関し、法第１０条第１項又は第４８条第１項の規程により、</w:t>
      </w:r>
      <w:r w:rsidR="008F4DB6">
        <w:rPr>
          <w:rFonts w:ascii="BIZ UDPゴシック" w:eastAsia="BIZ UDPゴシック" w:hAnsi="BIZ UDPゴシック" w:cs="ＭＳ 明朝" w:hint="eastAsia"/>
          <w:color w:val="000000"/>
          <w:kern w:val="0"/>
          <w:sz w:val="22"/>
        </w:rPr>
        <w:t>神奈川</w:t>
      </w:r>
      <w:r w:rsidRPr="008F4DB6">
        <w:rPr>
          <w:rFonts w:ascii="BIZ UDPゴシック" w:eastAsia="BIZ UDPゴシック" w:hAnsi="BIZ UDPゴシック" w:cs="ＭＳ 明朝" w:hint="eastAsia"/>
          <w:color w:val="000000"/>
          <w:kern w:val="0"/>
          <w:sz w:val="22"/>
        </w:rPr>
        <w:t>県又は市町村から指導又は助言を受けた場合は、当該指導又は助言に従って必要な改善を行うものとする。</w:t>
      </w:r>
    </w:p>
    <w:p w14:paraId="2AE86825" w14:textId="50A337BA" w:rsidR="008E767D" w:rsidRPr="008F4DB6" w:rsidRDefault="008E767D" w:rsidP="008F4DB6">
      <w:pPr>
        <w:pStyle w:val="a3"/>
        <w:numPr>
          <w:ilvl w:val="0"/>
          <w:numId w:val="31"/>
        </w:numPr>
        <w:overflowPunct w:val="0"/>
        <w:ind w:leftChars="66" w:left="282" w:hangingChars="64" w:hanging="142"/>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事業者は、社会福祉法（昭和２６年法律第４５号）第８３条に規定する運営適正化委員会が同法第８５条の規定により行う調査又はあっせんにできる限り協力するものとする。</w:t>
      </w:r>
    </w:p>
    <w:p w14:paraId="30F018C0"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05F25844"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（個人情報の保護）</w:t>
      </w:r>
    </w:p>
    <w:p w14:paraId="3D30EC5D" w14:textId="4203E008" w:rsidR="002C739F" w:rsidRPr="002A67AD" w:rsidRDefault="008E767D" w:rsidP="008F4DB6">
      <w:pPr>
        <w:pStyle w:val="a3"/>
        <w:numPr>
          <w:ilvl w:val="0"/>
          <w:numId w:val="9"/>
        </w:numPr>
        <w:overflowPunct w:val="0"/>
        <w:ind w:leftChars="0"/>
        <w:jc w:val="left"/>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 xml:space="preserve">事業者は、その業務上知り得た利用者等の個人情報については、個人情報の保　</w:t>
      </w:r>
    </w:p>
    <w:p w14:paraId="18E88673" w14:textId="77777777" w:rsidR="008E767D" w:rsidRPr="002A67AD" w:rsidRDefault="008E767D" w:rsidP="002C739F">
      <w:pPr>
        <w:overflowPunct w:val="0"/>
        <w:ind w:leftChars="50" w:left="106"/>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護に関する法律（平成１５年法律第５７号）その他関係法令等を遵守し、適正に取り扱　うものとする。</w:t>
      </w:r>
    </w:p>
    <w:p w14:paraId="2B7ABB60" w14:textId="75E15C75" w:rsidR="008E767D" w:rsidRPr="008F4DB6" w:rsidRDefault="008E767D" w:rsidP="008F4DB6">
      <w:pPr>
        <w:pStyle w:val="a3"/>
        <w:numPr>
          <w:ilvl w:val="0"/>
          <w:numId w:val="32"/>
        </w:numPr>
        <w:overflowPunct w:val="0"/>
        <w:ind w:leftChars="0" w:hanging="278"/>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職員は、その業務上知り得た利用者等の秘密を保持するものとする。</w:t>
      </w:r>
    </w:p>
    <w:p w14:paraId="424449F5" w14:textId="1EF9CB5D" w:rsidR="008E767D" w:rsidRPr="008F4DB6" w:rsidRDefault="008E767D" w:rsidP="008F4DB6">
      <w:pPr>
        <w:pStyle w:val="a3"/>
        <w:numPr>
          <w:ilvl w:val="0"/>
          <w:numId w:val="32"/>
        </w:numPr>
        <w:overflowPunct w:val="0"/>
        <w:ind w:leftChars="0" w:hanging="278"/>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事業者は、職員であった者に、業務上知り得た利用者等の秘密を保持するため、職員でなくなった後においてもこれらの秘密を保持すべき旨を、職員との雇用契約の内容と　するものとする。</w:t>
      </w:r>
    </w:p>
    <w:p w14:paraId="3DE60A1A" w14:textId="6F352C79" w:rsidR="008E767D" w:rsidRPr="008F4DB6" w:rsidRDefault="008E767D" w:rsidP="008F4DB6">
      <w:pPr>
        <w:pStyle w:val="a3"/>
        <w:numPr>
          <w:ilvl w:val="0"/>
          <w:numId w:val="32"/>
        </w:numPr>
        <w:overflowPunct w:val="0"/>
        <w:ind w:leftChars="0" w:hanging="278"/>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事業者は、他の障害福祉サービス事業者等に対して、利用者等に関する情報を提供する際は、あらかじめ文書により利用者等の同意を得るものとする。</w:t>
      </w:r>
    </w:p>
    <w:p w14:paraId="29A3ADD4" w14:textId="3908B8E7" w:rsidR="008E767D" w:rsidRPr="008F4DB6" w:rsidRDefault="008E767D" w:rsidP="008F4DB6">
      <w:pPr>
        <w:pStyle w:val="a3"/>
        <w:numPr>
          <w:ilvl w:val="0"/>
          <w:numId w:val="32"/>
        </w:numPr>
        <w:overflowPunct w:val="0"/>
        <w:ind w:leftChars="0" w:hanging="278"/>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事業者は、利用者又はその家族から当該利用者にかかる指定就労移行支援の提供に関する記録の提示を求められた場合は、当該利用者の不利益にならない範囲において可能な限り開示するものとする。</w:t>
      </w:r>
    </w:p>
    <w:p w14:paraId="07505D09" w14:textId="1EAA444C" w:rsidR="008E767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050ACAF0" w14:textId="77777777" w:rsidR="008F4DB6" w:rsidRPr="008F4DB6" w:rsidRDefault="008F4DB6" w:rsidP="008E767D">
      <w:pPr>
        <w:overflowPunct w:val="0"/>
        <w:textAlignment w:val="baseline"/>
        <w:rPr>
          <w:rFonts w:ascii="BIZ UDPゴシック" w:eastAsia="BIZ UDPゴシック" w:hAnsi="BIZ UDPゴシック" w:cs="Times New Roman"/>
          <w:color w:val="000000"/>
          <w:spacing w:val="2"/>
          <w:kern w:val="0"/>
          <w:sz w:val="22"/>
        </w:rPr>
      </w:pPr>
    </w:p>
    <w:p w14:paraId="310DCC88"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lastRenderedPageBreak/>
        <w:t>（虐待の防止及び早期発見並びに虐待があった場合の対応）</w:t>
      </w:r>
    </w:p>
    <w:p w14:paraId="492B8249" w14:textId="35F5A66D" w:rsidR="002C739F" w:rsidRPr="008F4DB6" w:rsidRDefault="008E767D" w:rsidP="008F4DB6">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sidRPr="008F4DB6">
        <w:rPr>
          <w:rFonts w:ascii="BIZ UDPゴシック" w:eastAsia="BIZ UDPゴシック" w:hAnsi="BIZ UDPゴシック" w:cs="ＭＳ 明朝" w:hint="eastAsia"/>
          <w:color w:val="000000"/>
          <w:kern w:val="0"/>
          <w:sz w:val="22"/>
        </w:rPr>
        <w:t>事業者は、利用者の人権の擁護、虐待の防止等のため、次の措置を講ずるよう努めるものとする。</w:t>
      </w:r>
    </w:p>
    <w:p w14:paraId="2532178B" w14:textId="77777777" w:rsidR="008E767D" w:rsidRPr="002A67AD" w:rsidRDefault="008E767D" w:rsidP="008F4DB6">
      <w:pPr>
        <w:pStyle w:val="a3"/>
        <w:numPr>
          <w:ilvl w:val="0"/>
          <w:numId w:val="33"/>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虐待の防止及び早期発見・早期対応に関する責任者の選定及び設置</w:t>
      </w:r>
    </w:p>
    <w:p w14:paraId="0DBDEDFD" w14:textId="77777777" w:rsidR="008E767D" w:rsidRPr="008F4DB6" w:rsidRDefault="008E767D" w:rsidP="008F4DB6">
      <w:pPr>
        <w:pStyle w:val="a3"/>
        <w:numPr>
          <w:ilvl w:val="0"/>
          <w:numId w:val="33"/>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虐待を受けたと思われる利用者等を発見した場合の自治体への速やかな通報及び必要な措置の実施並びに自治体が行う調査への協力</w:t>
      </w:r>
    </w:p>
    <w:p w14:paraId="4A5FC91E" w14:textId="46859EE6" w:rsidR="008E767D" w:rsidRPr="008F4DB6" w:rsidRDefault="008E767D" w:rsidP="008F4DB6">
      <w:pPr>
        <w:pStyle w:val="a3"/>
        <w:numPr>
          <w:ilvl w:val="0"/>
          <w:numId w:val="33"/>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適正な契約手続等の支援の促進を図るため、必要に応じ、利用者の成年後見制度　活用への配慮</w:t>
      </w:r>
    </w:p>
    <w:p w14:paraId="57B3654E" w14:textId="77777777" w:rsidR="008E767D" w:rsidRPr="008F4DB6" w:rsidRDefault="008E767D" w:rsidP="008F4DB6">
      <w:pPr>
        <w:pStyle w:val="a3"/>
        <w:numPr>
          <w:ilvl w:val="0"/>
          <w:numId w:val="33"/>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苦情解決体制の整備</w:t>
      </w:r>
    </w:p>
    <w:p w14:paraId="18424046" w14:textId="683A8B5A" w:rsidR="008E767D" w:rsidRPr="008F4DB6" w:rsidRDefault="008E767D" w:rsidP="008F4DB6">
      <w:pPr>
        <w:pStyle w:val="a3"/>
        <w:numPr>
          <w:ilvl w:val="0"/>
          <w:numId w:val="33"/>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職員に対する虐待防止及び早期発見・早期対応を啓発・普及するための研修の実　施</w:t>
      </w:r>
    </w:p>
    <w:p w14:paraId="40A8763A"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19CC5CC6"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（その他運営に関する重要事項）</w:t>
      </w:r>
    </w:p>
    <w:p w14:paraId="0B0EEE88" w14:textId="62C7CF98" w:rsidR="008E767D" w:rsidRPr="008F4DB6" w:rsidRDefault="008E767D" w:rsidP="008F4DB6">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sidRPr="008F4DB6">
        <w:rPr>
          <w:rFonts w:ascii="BIZ UDPゴシック" w:eastAsia="BIZ UDPゴシック" w:hAnsi="BIZ UDPゴシック" w:cs="ＭＳ 明朝" w:hint="eastAsia"/>
          <w:color w:val="000000"/>
          <w:kern w:val="0"/>
          <w:sz w:val="22"/>
        </w:rPr>
        <w:t>事業者は、職員の資質の向上のために研修の機会を次のとおり設けるものとし、また、業務の執行体制についても検証、整備するものとする。</w:t>
      </w:r>
    </w:p>
    <w:p w14:paraId="56E18F4D" w14:textId="77777777" w:rsidR="008E767D" w:rsidRPr="008F4DB6" w:rsidRDefault="008E767D" w:rsidP="008F4DB6">
      <w:pPr>
        <w:pStyle w:val="a3"/>
        <w:numPr>
          <w:ilvl w:val="0"/>
          <w:numId w:val="34"/>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 xml:space="preserve">　採用時研修　採用後６ヶ月以内</w:t>
      </w:r>
    </w:p>
    <w:p w14:paraId="26436A25" w14:textId="77777777" w:rsidR="008E767D" w:rsidRPr="008F4DB6" w:rsidRDefault="002C739F" w:rsidP="008F4DB6">
      <w:pPr>
        <w:pStyle w:val="a3"/>
        <w:numPr>
          <w:ilvl w:val="0"/>
          <w:numId w:val="34"/>
        </w:numPr>
        <w:overflowPunct w:val="0"/>
        <w:ind w:leftChars="0"/>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 xml:space="preserve">　</w:t>
      </w:r>
      <w:r w:rsidR="008E767D" w:rsidRPr="002A67AD">
        <w:rPr>
          <w:rFonts w:ascii="BIZ UDPゴシック" w:eastAsia="BIZ UDPゴシック" w:hAnsi="BIZ UDPゴシック" w:cs="ＭＳ 明朝" w:hint="eastAsia"/>
          <w:color w:val="000000"/>
          <w:kern w:val="0"/>
          <w:sz w:val="22"/>
        </w:rPr>
        <w:t>継続研修　　年１回以上</w:t>
      </w:r>
    </w:p>
    <w:p w14:paraId="034BD9DF" w14:textId="63C93848" w:rsidR="008E767D" w:rsidRPr="008F4DB6" w:rsidRDefault="008E767D" w:rsidP="008F4DB6">
      <w:pPr>
        <w:pStyle w:val="a3"/>
        <w:numPr>
          <w:ilvl w:val="0"/>
          <w:numId w:val="35"/>
        </w:numPr>
        <w:overflowPunct w:val="0"/>
        <w:ind w:leftChars="0" w:hanging="278"/>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事業者は、職員、設備、備品及び会計に関する諸記録を整備するものとする。</w:t>
      </w:r>
    </w:p>
    <w:p w14:paraId="51A941FA" w14:textId="4088354C" w:rsidR="008E767D" w:rsidRPr="008F4DB6" w:rsidRDefault="008E767D" w:rsidP="008F4DB6">
      <w:pPr>
        <w:pStyle w:val="a3"/>
        <w:numPr>
          <w:ilvl w:val="0"/>
          <w:numId w:val="35"/>
        </w:numPr>
        <w:overflowPunct w:val="0"/>
        <w:ind w:leftChars="66" w:left="282" w:hangingChars="64" w:hanging="142"/>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事業者は、利用者に対する指定就労</w:t>
      </w:r>
      <w:r w:rsidR="003038E4">
        <w:rPr>
          <w:rFonts w:ascii="BIZ UDPゴシック" w:eastAsia="BIZ UDPゴシック" w:hAnsi="BIZ UDPゴシック" w:cs="ＭＳ 明朝" w:hint="eastAsia"/>
          <w:color w:val="000000"/>
          <w:kern w:val="0"/>
          <w:sz w:val="22"/>
        </w:rPr>
        <w:t>移行</w:t>
      </w:r>
      <w:r w:rsidRPr="008F4DB6">
        <w:rPr>
          <w:rFonts w:ascii="BIZ UDPゴシック" w:eastAsia="BIZ UDPゴシック" w:hAnsi="BIZ UDPゴシック" w:cs="ＭＳ 明朝" w:hint="eastAsia"/>
          <w:color w:val="000000"/>
          <w:kern w:val="0"/>
          <w:sz w:val="22"/>
        </w:rPr>
        <w:t>支援の提供に関する諸記録を整備し、当該</w:t>
      </w:r>
      <w:r w:rsidR="003038E4" w:rsidRPr="008F4DB6">
        <w:rPr>
          <w:rFonts w:ascii="BIZ UDPゴシック" w:eastAsia="BIZ UDPゴシック" w:hAnsi="BIZ UDPゴシック" w:cs="ＭＳ 明朝" w:hint="eastAsia"/>
          <w:color w:val="000000"/>
          <w:kern w:val="0"/>
          <w:sz w:val="22"/>
        </w:rPr>
        <w:t>指定就労</w:t>
      </w:r>
      <w:r w:rsidR="003038E4">
        <w:rPr>
          <w:rFonts w:ascii="BIZ UDPゴシック" w:eastAsia="BIZ UDPゴシック" w:hAnsi="BIZ UDPゴシック" w:cs="ＭＳ 明朝" w:hint="eastAsia"/>
          <w:color w:val="000000"/>
          <w:kern w:val="0"/>
          <w:sz w:val="22"/>
        </w:rPr>
        <w:t>移行</w:t>
      </w:r>
      <w:r w:rsidR="003038E4" w:rsidRPr="008F4DB6">
        <w:rPr>
          <w:rFonts w:ascii="BIZ UDPゴシック" w:eastAsia="BIZ UDPゴシック" w:hAnsi="BIZ UDPゴシック" w:cs="ＭＳ 明朝" w:hint="eastAsia"/>
          <w:color w:val="000000"/>
          <w:kern w:val="0"/>
          <w:sz w:val="22"/>
        </w:rPr>
        <w:t>支援</w:t>
      </w:r>
      <w:r w:rsidRPr="008F4DB6">
        <w:rPr>
          <w:rFonts w:ascii="BIZ UDPゴシック" w:eastAsia="BIZ UDPゴシック" w:hAnsi="BIZ UDPゴシック" w:cs="ＭＳ 明朝" w:hint="eastAsia"/>
          <w:color w:val="000000"/>
          <w:kern w:val="0"/>
          <w:sz w:val="22"/>
        </w:rPr>
        <w:t>を提供した日から５年間保存するものとする。</w:t>
      </w:r>
    </w:p>
    <w:p w14:paraId="0955F9BB" w14:textId="44B5F1DB" w:rsidR="008E767D" w:rsidRPr="008F4DB6" w:rsidRDefault="008E767D" w:rsidP="008F4DB6">
      <w:pPr>
        <w:pStyle w:val="a3"/>
        <w:numPr>
          <w:ilvl w:val="0"/>
          <w:numId w:val="35"/>
        </w:numPr>
        <w:overflowPunct w:val="0"/>
        <w:ind w:leftChars="66" w:left="282" w:hangingChars="64" w:hanging="142"/>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事業者は、指定</w:t>
      </w:r>
      <w:r w:rsidR="003038E4" w:rsidRPr="008F4DB6">
        <w:rPr>
          <w:rFonts w:ascii="BIZ UDPゴシック" w:eastAsia="BIZ UDPゴシック" w:hAnsi="BIZ UDPゴシック" w:cs="ＭＳ 明朝" w:hint="eastAsia"/>
          <w:color w:val="000000"/>
          <w:kern w:val="0"/>
          <w:sz w:val="22"/>
        </w:rPr>
        <w:t>就労</w:t>
      </w:r>
      <w:r w:rsidR="003038E4">
        <w:rPr>
          <w:rFonts w:ascii="BIZ UDPゴシック" w:eastAsia="BIZ UDPゴシック" w:hAnsi="BIZ UDPゴシック" w:cs="ＭＳ 明朝" w:hint="eastAsia"/>
          <w:color w:val="000000"/>
          <w:kern w:val="0"/>
          <w:sz w:val="22"/>
        </w:rPr>
        <w:t>移行</w:t>
      </w:r>
      <w:r w:rsidR="003038E4" w:rsidRPr="008F4DB6">
        <w:rPr>
          <w:rFonts w:ascii="BIZ UDPゴシック" w:eastAsia="BIZ UDPゴシック" w:hAnsi="BIZ UDPゴシック" w:cs="ＭＳ 明朝" w:hint="eastAsia"/>
          <w:color w:val="000000"/>
          <w:kern w:val="0"/>
          <w:sz w:val="22"/>
        </w:rPr>
        <w:t>支援</w:t>
      </w:r>
      <w:r w:rsidRPr="008F4DB6">
        <w:rPr>
          <w:rFonts w:ascii="BIZ UDPゴシック" w:eastAsia="BIZ UDPゴシック" w:hAnsi="BIZ UDPゴシック" w:cs="ＭＳ 明朝" w:hint="eastAsia"/>
          <w:color w:val="000000"/>
          <w:kern w:val="0"/>
          <w:sz w:val="22"/>
        </w:rPr>
        <w:t>の利用について市町村若しくは指定一般相談支援事業者又は指定特定相談支援事業者が行う連絡調整に、できる限り協力するものとする。</w:t>
      </w:r>
    </w:p>
    <w:p w14:paraId="1790F0E2" w14:textId="0517AFC3" w:rsidR="008E767D" w:rsidRPr="008F4DB6" w:rsidRDefault="008E767D" w:rsidP="008F4DB6">
      <w:pPr>
        <w:pStyle w:val="a3"/>
        <w:numPr>
          <w:ilvl w:val="0"/>
          <w:numId w:val="35"/>
        </w:numPr>
        <w:overflowPunct w:val="0"/>
        <w:ind w:leftChars="66" w:left="282" w:hangingChars="64" w:hanging="142"/>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この規程に定める事項のほか、運営に関する重要事項は事業者と事業所の管理者との協議に基づいて定めるものとする。</w:t>
      </w:r>
    </w:p>
    <w:p w14:paraId="2E75BB5C"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75A1872B" w14:textId="5635BA3A"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附　則　この規程は</w:t>
      </w:r>
      <w:r w:rsidR="008F4DB6">
        <w:rPr>
          <w:rFonts w:ascii="BIZ UDPゴシック" w:eastAsia="BIZ UDPゴシック" w:hAnsi="BIZ UDPゴシック" w:cs="ＭＳ 明朝" w:hint="eastAsia"/>
          <w:color w:val="000000"/>
          <w:kern w:val="0"/>
          <w:sz w:val="22"/>
        </w:rPr>
        <w:t>令和３</w:t>
      </w:r>
      <w:r w:rsidRPr="002A67AD">
        <w:rPr>
          <w:rFonts w:ascii="BIZ UDPゴシック" w:eastAsia="BIZ UDPゴシック" w:hAnsi="BIZ UDPゴシック" w:cs="ＭＳ 明朝" w:hint="eastAsia"/>
          <w:color w:val="000000"/>
          <w:kern w:val="0"/>
          <w:sz w:val="22"/>
        </w:rPr>
        <w:t>年</w:t>
      </w:r>
      <w:r w:rsidR="003038E4">
        <w:rPr>
          <w:rFonts w:ascii="BIZ UDPゴシック" w:eastAsia="BIZ UDPゴシック" w:hAnsi="BIZ UDPゴシック" w:cs="ＭＳ 明朝" w:hint="eastAsia"/>
          <w:color w:val="000000"/>
          <w:kern w:val="0"/>
          <w:sz w:val="22"/>
        </w:rPr>
        <w:t>４</w:t>
      </w:r>
      <w:r w:rsidRPr="002A67AD">
        <w:rPr>
          <w:rFonts w:ascii="BIZ UDPゴシック" w:eastAsia="BIZ UDPゴシック" w:hAnsi="BIZ UDPゴシック" w:cs="ＭＳ 明朝" w:hint="eastAsia"/>
          <w:color w:val="000000"/>
          <w:kern w:val="0"/>
          <w:sz w:val="22"/>
        </w:rPr>
        <w:t>月</w:t>
      </w:r>
      <w:r w:rsidR="002C739F" w:rsidRPr="002A67AD">
        <w:rPr>
          <w:rFonts w:ascii="BIZ UDPゴシック" w:eastAsia="BIZ UDPゴシック" w:hAnsi="BIZ UDPゴシック" w:cs="ＭＳ 明朝" w:hint="eastAsia"/>
          <w:color w:val="000000"/>
          <w:kern w:val="0"/>
          <w:sz w:val="22"/>
        </w:rPr>
        <w:t>１</w:t>
      </w:r>
      <w:r w:rsidRPr="002A67AD">
        <w:rPr>
          <w:rFonts w:ascii="BIZ UDPゴシック" w:eastAsia="BIZ UDPゴシック" w:hAnsi="BIZ UDPゴシック" w:cs="ＭＳ 明朝" w:hint="eastAsia"/>
          <w:color w:val="000000"/>
          <w:kern w:val="0"/>
          <w:sz w:val="22"/>
        </w:rPr>
        <w:t>日から施行する。</w:t>
      </w:r>
    </w:p>
    <w:p w14:paraId="50CB7927" w14:textId="77777777" w:rsidR="00262C5D" w:rsidRPr="002A67AD" w:rsidRDefault="00262C5D">
      <w:pPr>
        <w:rPr>
          <w:rFonts w:ascii="BIZ UDPゴシック" w:eastAsia="BIZ UDPゴシック" w:hAnsi="BIZ UDPゴシック"/>
        </w:rPr>
      </w:pPr>
    </w:p>
    <w:sectPr w:rsidR="00262C5D" w:rsidRPr="002A67AD" w:rsidSect="008E767D">
      <w:pgSz w:w="11906" w:h="16838"/>
      <w:pgMar w:top="1700" w:right="1558" w:bottom="1700" w:left="1560" w:header="720" w:footer="720" w:gutter="0"/>
      <w:pgNumType w:start="1"/>
      <w:cols w:space="720"/>
      <w:noEndnote/>
      <w:docGrid w:type="linesAndChars" w:linePitch="335" w:charSpace="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6154218" w14:textId="77777777" w:rsidR="002136CA" w:rsidRDefault="002136CA">
      <w:r>
        <w:separator/>
      </w:r>
    </w:p>
  </w:endnote>
  <w:endnote w:type="continuationSeparator" w:id="0">
    <w:p w14:paraId="131A0DAC" w14:textId="77777777" w:rsidR="002136CA" w:rsidRDefault="002136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BIZ UDPゴシック">
    <w:panose1 w:val="020B0400000000000000"/>
    <w:charset w:val="80"/>
    <w:family w:val="modern"/>
    <w:pitch w:val="variable"/>
    <w:sig w:usb0="E00002F7" w:usb1="2AC7EDF8" w:usb2="00000012" w:usb3="00000000" w:csb0="00020001"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8BA3C4D" w14:textId="77777777" w:rsidR="002136CA" w:rsidRDefault="002136CA">
      <w:r>
        <w:separator/>
      </w:r>
    </w:p>
  </w:footnote>
  <w:footnote w:type="continuationSeparator" w:id="0">
    <w:p w14:paraId="4B1D1451" w14:textId="77777777" w:rsidR="002136CA" w:rsidRDefault="002136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9B189D"/>
    <w:multiLevelType w:val="hybridMultilevel"/>
    <w:tmpl w:val="F2F65858"/>
    <w:lvl w:ilvl="0" w:tplc="30E8969A">
      <w:start w:val="1"/>
      <w:numFmt w:val="aiueoFullWidth"/>
      <w:lvlText w:val="（%1）"/>
      <w:lvlJc w:val="left"/>
      <w:pPr>
        <w:ind w:left="1170" w:hanging="720"/>
      </w:pPr>
      <w:rPr>
        <w:rFonts w:hint="default"/>
      </w:rPr>
    </w:lvl>
    <w:lvl w:ilvl="1" w:tplc="04090017" w:tentative="1">
      <w:start w:val="1"/>
      <w:numFmt w:val="aiueoFullWidth"/>
      <w:lvlText w:val="(%2)"/>
      <w:lvlJc w:val="left"/>
      <w:pPr>
        <w:ind w:left="1290" w:hanging="420"/>
      </w:pPr>
    </w:lvl>
    <w:lvl w:ilvl="2" w:tplc="04090011" w:tentative="1">
      <w:start w:val="1"/>
      <w:numFmt w:val="decimalEnclosedCircle"/>
      <w:lvlText w:val="%3"/>
      <w:lvlJc w:val="left"/>
      <w:pPr>
        <w:ind w:left="1710" w:hanging="420"/>
      </w:pPr>
    </w:lvl>
    <w:lvl w:ilvl="3" w:tplc="0409000F" w:tentative="1">
      <w:start w:val="1"/>
      <w:numFmt w:val="decimal"/>
      <w:lvlText w:val="%4."/>
      <w:lvlJc w:val="left"/>
      <w:pPr>
        <w:ind w:left="2130" w:hanging="420"/>
      </w:pPr>
    </w:lvl>
    <w:lvl w:ilvl="4" w:tplc="04090017" w:tentative="1">
      <w:start w:val="1"/>
      <w:numFmt w:val="aiueoFullWidth"/>
      <w:lvlText w:val="(%5)"/>
      <w:lvlJc w:val="left"/>
      <w:pPr>
        <w:ind w:left="2550" w:hanging="420"/>
      </w:pPr>
    </w:lvl>
    <w:lvl w:ilvl="5" w:tplc="04090011" w:tentative="1">
      <w:start w:val="1"/>
      <w:numFmt w:val="decimalEnclosedCircle"/>
      <w:lvlText w:val="%6"/>
      <w:lvlJc w:val="left"/>
      <w:pPr>
        <w:ind w:left="2970" w:hanging="420"/>
      </w:pPr>
    </w:lvl>
    <w:lvl w:ilvl="6" w:tplc="0409000F" w:tentative="1">
      <w:start w:val="1"/>
      <w:numFmt w:val="decimal"/>
      <w:lvlText w:val="%7."/>
      <w:lvlJc w:val="left"/>
      <w:pPr>
        <w:ind w:left="3390" w:hanging="420"/>
      </w:pPr>
    </w:lvl>
    <w:lvl w:ilvl="7" w:tplc="04090017" w:tentative="1">
      <w:start w:val="1"/>
      <w:numFmt w:val="aiueoFullWidth"/>
      <w:lvlText w:val="(%8)"/>
      <w:lvlJc w:val="left"/>
      <w:pPr>
        <w:ind w:left="3810" w:hanging="420"/>
      </w:pPr>
    </w:lvl>
    <w:lvl w:ilvl="8" w:tplc="04090011" w:tentative="1">
      <w:start w:val="1"/>
      <w:numFmt w:val="decimalEnclosedCircle"/>
      <w:lvlText w:val="%9"/>
      <w:lvlJc w:val="left"/>
      <w:pPr>
        <w:ind w:left="4230" w:hanging="420"/>
      </w:pPr>
    </w:lvl>
  </w:abstractNum>
  <w:abstractNum w:abstractNumId="1" w15:restartNumberingAfterBreak="0">
    <w:nsid w:val="07BC731A"/>
    <w:multiLevelType w:val="hybridMultilevel"/>
    <w:tmpl w:val="4684CA30"/>
    <w:lvl w:ilvl="0" w:tplc="93E2E3B0">
      <w:start w:val="2"/>
      <w:numFmt w:val="decimal"/>
      <w:suff w:val="space"/>
      <w:lvlText w:val="%1"/>
      <w:lvlJc w:val="left"/>
      <w:pPr>
        <w:ind w:left="420" w:hanging="420"/>
      </w:pPr>
      <w:rPr>
        <w:rFonts w:eastAsia="BIZ UDPゴシック" w:hint="eastAsia"/>
      </w:rPr>
    </w:lvl>
    <w:lvl w:ilvl="1" w:tplc="04090017" w:tentative="1">
      <w:start w:val="1"/>
      <w:numFmt w:val="aiueoFullWidth"/>
      <w:lvlText w:val="(%2)"/>
      <w:lvlJc w:val="left"/>
      <w:pPr>
        <w:ind w:left="420" w:hanging="420"/>
      </w:pPr>
    </w:lvl>
    <w:lvl w:ilvl="2" w:tplc="04090011" w:tentative="1">
      <w:start w:val="1"/>
      <w:numFmt w:val="decimalEnclosedCircle"/>
      <w:lvlText w:val="%3"/>
      <w:lvlJc w:val="left"/>
      <w:pPr>
        <w:ind w:left="840" w:hanging="420"/>
      </w:pPr>
    </w:lvl>
    <w:lvl w:ilvl="3" w:tplc="0409000F" w:tentative="1">
      <w:start w:val="1"/>
      <w:numFmt w:val="decimal"/>
      <w:lvlText w:val="%4."/>
      <w:lvlJc w:val="left"/>
      <w:pPr>
        <w:ind w:left="1260" w:hanging="420"/>
      </w:pPr>
    </w:lvl>
    <w:lvl w:ilvl="4" w:tplc="04090017" w:tentative="1">
      <w:start w:val="1"/>
      <w:numFmt w:val="aiueoFullWidth"/>
      <w:lvlText w:val="(%5)"/>
      <w:lvlJc w:val="left"/>
      <w:pPr>
        <w:ind w:left="1680" w:hanging="420"/>
      </w:pPr>
    </w:lvl>
    <w:lvl w:ilvl="5" w:tplc="04090011" w:tentative="1">
      <w:start w:val="1"/>
      <w:numFmt w:val="decimalEnclosedCircle"/>
      <w:lvlText w:val="%6"/>
      <w:lvlJc w:val="left"/>
      <w:pPr>
        <w:ind w:left="2100" w:hanging="420"/>
      </w:pPr>
    </w:lvl>
    <w:lvl w:ilvl="6" w:tplc="0409000F" w:tentative="1">
      <w:start w:val="1"/>
      <w:numFmt w:val="decimal"/>
      <w:lvlText w:val="%7."/>
      <w:lvlJc w:val="left"/>
      <w:pPr>
        <w:ind w:left="2520" w:hanging="420"/>
      </w:pPr>
    </w:lvl>
    <w:lvl w:ilvl="7" w:tplc="04090017" w:tentative="1">
      <w:start w:val="1"/>
      <w:numFmt w:val="aiueoFullWidth"/>
      <w:lvlText w:val="(%8)"/>
      <w:lvlJc w:val="left"/>
      <w:pPr>
        <w:ind w:left="2940" w:hanging="420"/>
      </w:pPr>
    </w:lvl>
    <w:lvl w:ilvl="8" w:tplc="04090011" w:tentative="1">
      <w:start w:val="1"/>
      <w:numFmt w:val="decimalEnclosedCircle"/>
      <w:lvlText w:val="%9"/>
      <w:lvlJc w:val="left"/>
      <w:pPr>
        <w:ind w:left="3360" w:hanging="420"/>
      </w:pPr>
    </w:lvl>
  </w:abstractNum>
  <w:abstractNum w:abstractNumId="2" w15:restartNumberingAfterBreak="0">
    <w:nsid w:val="0C2515EF"/>
    <w:multiLevelType w:val="hybridMultilevel"/>
    <w:tmpl w:val="4684CA30"/>
    <w:lvl w:ilvl="0" w:tplc="93E2E3B0">
      <w:start w:val="2"/>
      <w:numFmt w:val="decimal"/>
      <w:suff w:val="space"/>
      <w:lvlText w:val="%1"/>
      <w:lvlJc w:val="left"/>
      <w:pPr>
        <w:ind w:left="420" w:hanging="420"/>
      </w:pPr>
      <w:rPr>
        <w:rFonts w:eastAsia="BIZ UDPゴシック" w:hint="eastAsia"/>
      </w:rPr>
    </w:lvl>
    <w:lvl w:ilvl="1" w:tplc="04090017" w:tentative="1">
      <w:start w:val="1"/>
      <w:numFmt w:val="aiueoFullWidth"/>
      <w:lvlText w:val="(%2)"/>
      <w:lvlJc w:val="left"/>
      <w:pPr>
        <w:ind w:left="420" w:hanging="420"/>
      </w:pPr>
    </w:lvl>
    <w:lvl w:ilvl="2" w:tplc="04090011" w:tentative="1">
      <w:start w:val="1"/>
      <w:numFmt w:val="decimalEnclosedCircle"/>
      <w:lvlText w:val="%3"/>
      <w:lvlJc w:val="left"/>
      <w:pPr>
        <w:ind w:left="840" w:hanging="420"/>
      </w:pPr>
    </w:lvl>
    <w:lvl w:ilvl="3" w:tplc="0409000F" w:tentative="1">
      <w:start w:val="1"/>
      <w:numFmt w:val="decimal"/>
      <w:lvlText w:val="%4."/>
      <w:lvlJc w:val="left"/>
      <w:pPr>
        <w:ind w:left="1260" w:hanging="420"/>
      </w:pPr>
    </w:lvl>
    <w:lvl w:ilvl="4" w:tplc="04090017" w:tentative="1">
      <w:start w:val="1"/>
      <w:numFmt w:val="aiueoFullWidth"/>
      <w:lvlText w:val="(%5)"/>
      <w:lvlJc w:val="left"/>
      <w:pPr>
        <w:ind w:left="1680" w:hanging="420"/>
      </w:pPr>
    </w:lvl>
    <w:lvl w:ilvl="5" w:tplc="04090011" w:tentative="1">
      <w:start w:val="1"/>
      <w:numFmt w:val="decimalEnclosedCircle"/>
      <w:lvlText w:val="%6"/>
      <w:lvlJc w:val="left"/>
      <w:pPr>
        <w:ind w:left="2100" w:hanging="420"/>
      </w:pPr>
    </w:lvl>
    <w:lvl w:ilvl="6" w:tplc="0409000F" w:tentative="1">
      <w:start w:val="1"/>
      <w:numFmt w:val="decimal"/>
      <w:lvlText w:val="%7."/>
      <w:lvlJc w:val="left"/>
      <w:pPr>
        <w:ind w:left="2520" w:hanging="420"/>
      </w:pPr>
    </w:lvl>
    <w:lvl w:ilvl="7" w:tplc="04090017" w:tentative="1">
      <w:start w:val="1"/>
      <w:numFmt w:val="aiueoFullWidth"/>
      <w:lvlText w:val="(%8)"/>
      <w:lvlJc w:val="left"/>
      <w:pPr>
        <w:ind w:left="2940" w:hanging="420"/>
      </w:pPr>
    </w:lvl>
    <w:lvl w:ilvl="8" w:tplc="04090011" w:tentative="1">
      <w:start w:val="1"/>
      <w:numFmt w:val="decimalEnclosedCircle"/>
      <w:lvlText w:val="%9"/>
      <w:lvlJc w:val="left"/>
      <w:pPr>
        <w:ind w:left="3360" w:hanging="420"/>
      </w:pPr>
    </w:lvl>
  </w:abstractNum>
  <w:abstractNum w:abstractNumId="3" w15:restartNumberingAfterBreak="0">
    <w:nsid w:val="10EC7309"/>
    <w:multiLevelType w:val="hybridMultilevel"/>
    <w:tmpl w:val="4684CA30"/>
    <w:lvl w:ilvl="0" w:tplc="93E2E3B0">
      <w:start w:val="2"/>
      <w:numFmt w:val="decimal"/>
      <w:suff w:val="space"/>
      <w:lvlText w:val="%1"/>
      <w:lvlJc w:val="left"/>
      <w:pPr>
        <w:ind w:left="420" w:hanging="420"/>
      </w:pPr>
      <w:rPr>
        <w:rFonts w:eastAsia="BIZ UDPゴシック" w:hint="eastAsia"/>
      </w:rPr>
    </w:lvl>
    <w:lvl w:ilvl="1" w:tplc="04090017" w:tentative="1">
      <w:start w:val="1"/>
      <w:numFmt w:val="aiueoFullWidth"/>
      <w:lvlText w:val="(%2)"/>
      <w:lvlJc w:val="left"/>
      <w:pPr>
        <w:ind w:left="420" w:hanging="420"/>
      </w:pPr>
    </w:lvl>
    <w:lvl w:ilvl="2" w:tplc="04090011" w:tentative="1">
      <w:start w:val="1"/>
      <w:numFmt w:val="decimalEnclosedCircle"/>
      <w:lvlText w:val="%3"/>
      <w:lvlJc w:val="left"/>
      <w:pPr>
        <w:ind w:left="840" w:hanging="420"/>
      </w:pPr>
    </w:lvl>
    <w:lvl w:ilvl="3" w:tplc="0409000F" w:tentative="1">
      <w:start w:val="1"/>
      <w:numFmt w:val="decimal"/>
      <w:lvlText w:val="%4."/>
      <w:lvlJc w:val="left"/>
      <w:pPr>
        <w:ind w:left="1260" w:hanging="420"/>
      </w:pPr>
    </w:lvl>
    <w:lvl w:ilvl="4" w:tplc="04090017" w:tentative="1">
      <w:start w:val="1"/>
      <w:numFmt w:val="aiueoFullWidth"/>
      <w:lvlText w:val="(%5)"/>
      <w:lvlJc w:val="left"/>
      <w:pPr>
        <w:ind w:left="1680" w:hanging="420"/>
      </w:pPr>
    </w:lvl>
    <w:lvl w:ilvl="5" w:tplc="04090011" w:tentative="1">
      <w:start w:val="1"/>
      <w:numFmt w:val="decimalEnclosedCircle"/>
      <w:lvlText w:val="%6"/>
      <w:lvlJc w:val="left"/>
      <w:pPr>
        <w:ind w:left="2100" w:hanging="420"/>
      </w:pPr>
    </w:lvl>
    <w:lvl w:ilvl="6" w:tplc="0409000F" w:tentative="1">
      <w:start w:val="1"/>
      <w:numFmt w:val="decimal"/>
      <w:lvlText w:val="%7."/>
      <w:lvlJc w:val="left"/>
      <w:pPr>
        <w:ind w:left="2520" w:hanging="420"/>
      </w:pPr>
    </w:lvl>
    <w:lvl w:ilvl="7" w:tplc="04090017" w:tentative="1">
      <w:start w:val="1"/>
      <w:numFmt w:val="aiueoFullWidth"/>
      <w:lvlText w:val="(%8)"/>
      <w:lvlJc w:val="left"/>
      <w:pPr>
        <w:ind w:left="2940" w:hanging="420"/>
      </w:pPr>
    </w:lvl>
    <w:lvl w:ilvl="8" w:tplc="04090011" w:tentative="1">
      <w:start w:val="1"/>
      <w:numFmt w:val="decimalEnclosedCircle"/>
      <w:lvlText w:val="%9"/>
      <w:lvlJc w:val="left"/>
      <w:pPr>
        <w:ind w:left="3360" w:hanging="420"/>
      </w:pPr>
    </w:lvl>
  </w:abstractNum>
  <w:abstractNum w:abstractNumId="4" w15:restartNumberingAfterBreak="0">
    <w:nsid w:val="1CD66AD8"/>
    <w:multiLevelType w:val="hybridMultilevel"/>
    <w:tmpl w:val="F2F65858"/>
    <w:lvl w:ilvl="0" w:tplc="30E8969A">
      <w:start w:val="1"/>
      <w:numFmt w:val="aiueoFullWidth"/>
      <w:lvlText w:val="（%1）"/>
      <w:lvlJc w:val="left"/>
      <w:pPr>
        <w:ind w:left="1170" w:hanging="720"/>
      </w:pPr>
      <w:rPr>
        <w:rFonts w:hint="default"/>
      </w:rPr>
    </w:lvl>
    <w:lvl w:ilvl="1" w:tplc="04090017" w:tentative="1">
      <w:start w:val="1"/>
      <w:numFmt w:val="aiueoFullWidth"/>
      <w:lvlText w:val="(%2)"/>
      <w:lvlJc w:val="left"/>
      <w:pPr>
        <w:ind w:left="1290" w:hanging="420"/>
      </w:pPr>
    </w:lvl>
    <w:lvl w:ilvl="2" w:tplc="04090011" w:tentative="1">
      <w:start w:val="1"/>
      <w:numFmt w:val="decimalEnclosedCircle"/>
      <w:lvlText w:val="%3"/>
      <w:lvlJc w:val="left"/>
      <w:pPr>
        <w:ind w:left="1710" w:hanging="420"/>
      </w:pPr>
    </w:lvl>
    <w:lvl w:ilvl="3" w:tplc="0409000F" w:tentative="1">
      <w:start w:val="1"/>
      <w:numFmt w:val="decimal"/>
      <w:lvlText w:val="%4."/>
      <w:lvlJc w:val="left"/>
      <w:pPr>
        <w:ind w:left="2130" w:hanging="420"/>
      </w:pPr>
    </w:lvl>
    <w:lvl w:ilvl="4" w:tplc="04090017" w:tentative="1">
      <w:start w:val="1"/>
      <w:numFmt w:val="aiueoFullWidth"/>
      <w:lvlText w:val="(%5)"/>
      <w:lvlJc w:val="left"/>
      <w:pPr>
        <w:ind w:left="2550" w:hanging="420"/>
      </w:pPr>
    </w:lvl>
    <w:lvl w:ilvl="5" w:tplc="04090011" w:tentative="1">
      <w:start w:val="1"/>
      <w:numFmt w:val="decimalEnclosedCircle"/>
      <w:lvlText w:val="%6"/>
      <w:lvlJc w:val="left"/>
      <w:pPr>
        <w:ind w:left="2970" w:hanging="420"/>
      </w:pPr>
    </w:lvl>
    <w:lvl w:ilvl="6" w:tplc="0409000F" w:tentative="1">
      <w:start w:val="1"/>
      <w:numFmt w:val="decimal"/>
      <w:lvlText w:val="%7."/>
      <w:lvlJc w:val="left"/>
      <w:pPr>
        <w:ind w:left="3390" w:hanging="420"/>
      </w:pPr>
    </w:lvl>
    <w:lvl w:ilvl="7" w:tplc="04090017" w:tentative="1">
      <w:start w:val="1"/>
      <w:numFmt w:val="aiueoFullWidth"/>
      <w:lvlText w:val="(%8)"/>
      <w:lvlJc w:val="left"/>
      <w:pPr>
        <w:ind w:left="3810" w:hanging="420"/>
      </w:pPr>
    </w:lvl>
    <w:lvl w:ilvl="8" w:tplc="04090011" w:tentative="1">
      <w:start w:val="1"/>
      <w:numFmt w:val="decimalEnclosedCircle"/>
      <w:lvlText w:val="%9"/>
      <w:lvlJc w:val="left"/>
      <w:pPr>
        <w:ind w:left="4230" w:hanging="420"/>
      </w:pPr>
    </w:lvl>
  </w:abstractNum>
  <w:abstractNum w:abstractNumId="5" w15:restartNumberingAfterBreak="0">
    <w:nsid w:val="220C59CB"/>
    <w:multiLevelType w:val="hybridMultilevel"/>
    <w:tmpl w:val="1CE60D26"/>
    <w:lvl w:ilvl="0" w:tplc="14BE2ABE">
      <w:start w:val="2"/>
      <w:numFmt w:val="decimalFullWidth"/>
      <w:lvlText w:val="（%1）"/>
      <w:lvlJc w:val="left"/>
      <w:pPr>
        <w:ind w:left="942"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25DC2A74"/>
    <w:multiLevelType w:val="hybridMultilevel"/>
    <w:tmpl w:val="4684CA30"/>
    <w:lvl w:ilvl="0" w:tplc="93E2E3B0">
      <w:start w:val="2"/>
      <w:numFmt w:val="decimal"/>
      <w:suff w:val="space"/>
      <w:lvlText w:val="%1"/>
      <w:lvlJc w:val="left"/>
      <w:pPr>
        <w:ind w:left="420" w:hanging="420"/>
      </w:pPr>
      <w:rPr>
        <w:rFonts w:eastAsia="BIZ UDPゴシック" w:hint="eastAsia"/>
      </w:rPr>
    </w:lvl>
    <w:lvl w:ilvl="1" w:tplc="04090017" w:tentative="1">
      <w:start w:val="1"/>
      <w:numFmt w:val="aiueoFullWidth"/>
      <w:lvlText w:val="(%2)"/>
      <w:lvlJc w:val="left"/>
      <w:pPr>
        <w:ind w:left="420" w:hanging="420"/>
      </w:pPr>
    </w:lvl>
    <w:lvl w:ilvl="2" w:tplc="04090011" w:tentative="1">
      <w:start w:val="1"/>
      <w:numFmt w:val="decimalEnclosedCircle"/>
      <w:lvlText w:val="%3"/>
      <w:lvlJc w:val="left"/>
      <w:pPr>
        <w:ind w:left="840" w:hanging="420"/>
      </w:pPr>
    </w:lvl>
    <w:lvl w:ilvl="3" w:tplc="0409000F" w:tentative="1">
      <w:start w:val="1"/>
      <w:numFmt w:val="decimal"/>
      <w:lvlText w:val="%4."/>
      <w:lvlJc w:val="left"/>
      <w:pPr>
        <w:ind w:left="1260" w:hanging="420"/>
      </w:pPr>
    </w:lvl>
    <w:lvl w:ilvl="4" w:tplc="04090017" w:tentative="1">
      <w:start w:val="1"/>
      <w:numFmt w:val="aiueoFullWidth"/>
      <w:lvlText w:val="(%5)"/>
      <w:lvlJc w:val="left"/>
      <w:pPr>
        <w:ind w:left="1680" w:hanging="420"/>
      </w:pPr>
    </w:lvl>
    <w:lvl w:ilvl="5" w:tplc="04090011" w:tentative="1">
      <w:start w:val="1"/>
      <w:numFmt w:val="decimalEnclosedCircle"/>
      <w:lvlText w:val="%6"/>
      <w:lvlJc w:val="left"/>
      <w:pPr>
        <w:ind w:left="2100" w:hanging="420"/>
      </w:pPr>
    </w:lvl>
    <w:lvl w:ilvl="6" w:tplc="0409000F" w:tentative="1">
      <w:start w:val="1"/>
      <w:numFmt w:val="decimal"/>
      <w:lvlText w:val="%7."/>
      <w:lvlJc w:val="left"/>
      <w:pPr>
        <w:ind w:left="2520" w:hanging="420"/>
      </w:pPr>
    </w:lvl>
    <w:lvl w:ilvl="7" w:tplc="04090017" w:tentative="1">
      <w:start w:val="1"/>
      <w:numFmt w:val="aiueoFullWidth"/>
      <w:lvlText w:val="(%8)"/>
      <w:lvlJc w:val="left"/>
      <w:pPr>
        <w:ind w:left="2940" w:hanging="420"/>
      </w:pPr>
    </w:lvl>
    <w:lvl w:ilvl="8" w:tplc="04090011" w:tentative="1">
      <w:start w:val="1"/>
      <w:numFmt w:val="decimalEnclosedCircle"/>
      <w:lvlText w:val="%9"/>
      <w:lvlJc w:val="left"/>
      <w:pPr>
        <w:ind w:left="3360" w:hanging="420"/>
      </w:pPr>
    </w:lvl>
  </w:abstractNum>
  <w:abstractNum w:abstractNumId="7" w15:restartNumberingAfterBreak="0">
    <w:nsid w:val="26054B63"/>
    <w:multiLevelType w:val="hybridMultilevel"/>
    <w:tmpl w:val="3A9E5046"/>
    <w:lvl w:ilvl="0" w:tplc="30E8969A">
      <w:start w:val="1"/>
      <w:numFmt w:val="aiueoFullWidth"/>
      <w:lvlText w:val="（%1）"/>
      <w:lvlJc w:val="left"/>
      <w:pPr>
        <w:ind w:left="1170" w:hanging="720"/>
      </w:pPr>
      <w:rPr>
        <w:rFonts w:hint="default"/>
      </w:rPr>
    </w:lvl>
    <w:lvl w:ilvl="1" w:tplc="04090017" w:tentative="1">
      <w:start w:val="1"/>
      <w:numFmt w:val="aiueoFullWidth"/>
      <w:lvlText w:val="(%2)"/>
      <w:lvlJc w:val="left"/>
      <w:pPr>
        <w:ind w:left="1290" w:hanging="420"/>
      </w:pPr>
    </w:lvl>
    <w:lvl w:ilvl="2" w:tplc="04090011" w:tentative="1">
      <w:start w:val="1"/>
      <w:numFmt w:val="decimalEnclosedCircle"/>
      <w:lvlText w:val="%3"/>
      <w:lvlJc w:val="left"/>
      <w:pPr>
        <w:ind w:left="1710" w:hanging="420"/>
      </w:pPr>
    </w:lvl>
    <w:lvl w:ilvl="3" w:tplc="0409000F" w:tentative="1">
      <w:start w:val="1"/>
      <w:numFmt w:val="decimal"/>
      <w:lvlText w:val="%4."/>
      <w:lvlJc w:val="left"/>
      <w:pPr>
        <w:ind w:left="2130" w:hanging="420"/>
      </w:pPr>
    </w:lvl>
    <w:lvl w:ilvl="4" w:tplc="04090017" w:tentative="1">
      <w:start w:val="1"/>
      <w:numFmt w:val="aiueoFullWidth"/>
      <w:lvlText w:val="(%5)"/>
      <w:lvlJc w:val="left"/>
      <w:pPr>
        <w:ind w:left="2550" w:hanging="420"/>
      </w:pPr>
    </w:lvl>
    <w:lvl w:ilvl="5" w:tplc="04090011" w:tentative="1">
      <w:start w:val="1"/>
      <w:numFmt w:val="decimalEnclosedCircle"/>
      <w:lvlText w:val="%6"/>
      <w:lvlJc w:val="left"/>
      <w:pPr>
        <w:ind w:left="2970" w:hanging="420"/>
      </w:pPr>
    </w:lvl>
    <w:lvl w:ilvl="6" w:tplc="0409000F" w:tentative="1">
      <w:start w:val="1"/>
      <w:numFmt w:val="decimal"/>
      <w:lvlText w:val="%7."/>
      <w:lvlJc w:val="left"/>
      <w:pPr>
        <w:ind w:left="3390" w:hanging="420"/>
      </w:pPr>
    </w:lvl>
    <w:lvl w:ilvl="7" w:tplc="04090017" w:tentative="1">
      <w:start w:val="1"/>
      <w:numFmt w:val="aiueoFullWidth"/>
      <w:lvlText w:val="(%8)"/>
      <w:lvlJc w:val="left"/>
      <w:pPr>
        <w:ind w:left="3810" w:hanging="420"/>
      </w:pPr>
    </w:lvl>
    <w:lvl w:ilvl="8" w:tplc="04090011" w:tentative="1">
      <w:start w:val="1"/>
      <w:numFmt w:val="decimalEnclosedCircle"/>
      <w:lvlText w:val="%9"/>
      <w:lvlJc w:val="left"/>
      <w:pPr>
        <w:ind w:left="4230" w:hanging="420"/>
      </w:pPr>
    </w:lvl>
  </w:abstractNum>
  <w:abstractNum w:abstractNumId="8" w15:restartNumberingAfterBreak="0">
    <w:nsid w:val="29056E77"/>
    <w:multiLevelType w:val="hybridMultilevel"/>
    <w:tmpl w:val="F2F65858"/>
    <w:lvl w:ilvl="0" w:tplc="30E8969A">
      <w:start w:val="1"/>
      <w:numFmt w:val="aiueoFullWidth"/>
      <w:lvlText w:val="（%1）"/>
      <w:lvlJc w:val="left"/>
      <w:pPr>
        <w:ind w:left="1170" w:hanging="720"/>
      </w:pPr>
      <w:rPr>
        <w:rFonts w:hint="default"/>
      </w:rPr>
    </w:lvl>
    <w:lvl w:ilvl="1" w:tplc="04090017" w:tentative="1">
      <w:start w:val="1"/>
      <w:numFmt w:val="aiueoFullWidth"/>
      <w:lvlText w:val="(%2)"/>
      <w:lvlJc w:val="left"/>
      <w:pPr>
        <w:ind w:left="1290" w:hanging="420"/>
      </w:pPr>
    </w:lvl>
    <w:lvl w:ilvl="2" w:tplc="04090011" w:tentative="1">
      <w:start w:val="1"/>
      <w:numFmt w:val="decimalEnclosedCircle"/>
      <w:lvlText w:val="%3"/>
      <w:lvlJc w:val="left"/>
      <w:pPr>
        <w:ind w:left="1710" w:hanging="420"/>
      </w:pPr>
    </w:lvl>
    <w:lvl w:ilvl="3" w:tplc="0409000F" w:tentative="1">
      <w:start w:val="1"/>
      <w:numFmt w:val="decimal"/>
      <w:lvlText w:val="%4."/>
      <w:lvlJc w:val="left"/>
      <w:pPr>
        <w:ind w:left="2130" w:hanging="420"/>
      </w:pPr>
    </w:lvl>
    <w:lvl w:ilvl="4" w:tplc="04090017" w:tentative="1">
      <w:start w:val="1"/>
      <w:numFmt w:val="aiueoFullWidth"/>
      <w:lvlText w:val="(%5)"/>
      <w:lvlJc w:val="left"/>
      <w:pPr>
        <w:ind w:left="2550" w:hanging="420"/>
      </w:pPr>
    </w:lvl>
    <w:lvl w:ilvl="5" w:tplc="04090011" w:tentative="1">
      <w:start w:val="1"/>
      <w:numFmt w:val="decimalEnclosedCircle"/>
      <w:lvlText w:val="%6"/>
      <w:lvlJc w:val="left"/>
      <w:pPr>
        <w:ind w:left="2970" w:hanging="420"/>
      </w:pPr>
    </w:lvl>
    <w:lvl w:ilvl="6" w:tplc="0409000F" w:tentative="1">
      <w:start w:val="1"/>
      <w:numFmt w:val="decimal"/>
      <w:lvlText w:val="%7."/>
      <w:lvlJc w:val="left"/>
      <w:pPr>
        <w:ind w:left="3390" w:hanging="420"/>
      </w:pPr>
    </w:lvl>
    <w:lvl w:ilvl="7" w:tplc="04090017" w:tentative="1">
      <w:start w:val="1"/>
      <w:numFmt w:val="aiueoFullWidth"/>
      <w:lvlText w:val="(%8)"/>
      <w:lvlJc w:val="left"/>
      <w:pPr>
        <w:ind w:left="3810" w:hanging="420"/>
      </w:pPr>
    </w:lvl>
    <w:lvl w:ilvl="8" w:tplc="04090011" w:tentative="1">
      <w:start w:val="1"/>
      <w:numFmt w:val="decimalEnclosedCircle"/>
      <w:lvlText w:val="%9"/>
      <w:lvlJc w:val="left"/>
      <w:pPr>
        <w:ind w:left="4230" w:hanging="420"/>
      </w:pPr>
    </w:lvl>
  </w:abstractNum>
  <w:abstractNum w:abstractNumId="9" w15:restartNumberingAfterBreak="0">
    <w:nsid w:val="345448AC"/>
    <w:multiLevelType w:val="hybridMultilevel"/>
    <w:tmpl w:val="4684CA30"/>
    <w:lvl w:ilvl="0" w:tplc="93E2E3B0">
      <w:start w:val="2"/>
      <w:numFmt w:val="decimal"/>
      <w:suff w:val="space"/>
      <w:lvlText w:val="%1"/>
      <w:lvlJc w:val="left"/>
      <w:pPr>
        <w:ind w:left="420" w:hanging="420"/>
      </w:pPr>
      <w:rPr>
        <w:rFonts w:eastAsia="BIZ UDPゴシック" w:hint="eastAsia"/>
      </w:rPr>
    </w:lvl>
    <w:lvl w:ilvl="1" w:tplc="04090017" w:tentative="1">
      <w:start w:val="1"/>
      <w:numFmt w:val="aiueoFullWidth"/>
      <w:lvlText w:val="(%2)"/>
      <w:lvlJc w:val="left"/>
      <w:pPr>
        <w:ind w:left="420" w:hanging="420"/>
      </w:pPr>
    </w:lvl>
    <w:lvl w:ilvl="2" w:tplc="04090011" w:tentative="1">
      <w:start w:val="1"/>
      <w:numFmt w:val="decimalEnclosedCircle"/>
      <w:lvlText w:val="%3"/>
      <w:lvlJc w:val="left"/>
      <w:pPr>
        <w:ind w:left="840" w:hanging="420"/>
      </w:pPr>
    </w:lvl>
    <w:lvl w:ilvl="3" w:tplc="0409000F" w:tentative="1">
      <w:start w:val="1"/>
      <w:numFmt w:val="decimal"/>
      <w:lvlText w:val="%4."/>
      <w:lvlJc w:val="left"/>
      <w:pPr>
        <w:ind w:left="1260" w:hanging="420"/>
      </w:pPr>
    </w:lvl>
    <w:lvl w:ilvl="4" w:tplc="04090017" w:tentative="1">
      <w:start w:val="1"/>
      <w:numFmt w:val="aiueoFullWidth"/>
      <w:lvlText w:val="(%5)"/>
      <w:lvlJc w:val="left"/>
      <w:pPr>
        <w:ind w:left="1680" w:hanging="420"/>
      </w:pPr>
    </w:lvl>
    <w:lvl w:ilvl="5" w:tplc="04090011" w:tentative="1">
      <w:start w:val="1"/>
      <w:numFmt w:val="decimalEnclosedCircle"/>
      <w:lvlText w:val="%6"/>
      <w:lvlJc w:val="left"/>
      <w:pPr>
        <w:ind w:left="2100" w:hanging="420"/>
      </w:pPr>
    </w:lvl>
    <w:lvl w:ilvl="6" w:tplc="0409000F" w:tentative="1">
      <w:start w:val="1"/>
      <w:numFmt w:val="decimal"/>
      <w:lvlText w:val="%7."/>
      <w:lvlJc w:val="left"/>
      <w:pPr>
        <w:ind w:left="2520" w:hanging="420"/>
      </w:pPr>
    </w:lvl>
    <w:lvl w:ilvl="7" w:tplc="04090017" w:tentative="1">
      <w:start w:val="1"/>
      <w:numFmt w:val="aiueoFullWidth"/>
      <w:lvlText w:val="(%8)"/>
      <w:lvlJc w:val="left"/>
      <w:pPr>
        <w:ind w:left="2940" w:hanging="420"/>
      </w:pPr>
    </w:lvl>
    <w:lvl w:ilvl="8" w:tplc="04090011" w:tentative="1">
      <w:start w:val="1"/>
      <w:numFmt w:val="decimalEnclosedCircle"/>
      <w:lvlText w:val="%9"/>
      <w:lvlJc w:val="left"/>
      <w:pPr>
        <w:ind w:left="3360" w:hanging="420"/>
      </w:pPr>
    </w:lvl>
  </w:abstractNum>
  <w:abstractNum w:abstractNumId="10" w15:restartNumberingAfterBreak="0">
    <w:nsid w:val="34F66C55"/>
    <w:multiLevelType w:val="hybridMultilevel"/>
    <w:tmpl w:val="6C7A0652"/>
    <w:lvl w:ilvl="0" w:tplc="486CDD84">
      <w:start w:val="1"/>
      <w:numFmt w:val="decimalFullWidth"/>
      <w:lvlText w:val="（%1）"/>
      <w:lvlJc w:val="left"/>
      <w:pPr>
        <w:ind w:left="1260" w:hanging="420"/>
      </w:pPr>
      <w:rPr>
        <w:rFonts w:hint="default"/>
        <w:lang w:val="en-US"/>
      </w:r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11" w15:restartNumberingAfterBreak="0">
    <w:nsid w:val="3980258E"/>
    <w:multiLevelType w:val="hybridMultilevel"/>
    <w:tmpl w:val="4684CA30"/>
    <w:lvl w:ilvl="0" w:tplc="93E2E3B0">
      <w:start w:val="2"/>
      <w:numFmt w:val="decimal"/>
      <w:suff w:val="space"/>
      <w:lvlText w:val="%1"/>
      <w:lvlJc w:val="left"/>
      <w:pPr>
        <w:ind w:left="420" w:hanging="420"/>
      </w:pPr>
      <w:rPr>
        <w:rFonts w:eastAsia="BIZ UDPゴシック" w:hint="eastAsia"/>
      </w:rPr>
    </w:lvl>
    <w:lvl w:ilvl="1" w:tplc="04090017" w:tentative="1">
      <w:start w:val="1"/>
      <w:numFmt w:val="aiueoFullWidth"/>
      <w:lvlText w:val="(%2)"/>
      <w:lvlJc w:val="left"/>
      <w:pPr>
        <w:ind w:left="420" w:hanging="420"/>
      </w:pPr>
    </w:lvl>
    <w:lvl w:ilvl="2" w:tplc="04090011" w:tentative="1">
      <w:start w:val="1"/>
      <w:numFmt w:val="decimalEnclosedCircle"/>
      <w:lvlText w:val="%3"/>
      <w:lvlJc w:val="left"/>
      <w:pPr>
        <w:ind w:left="840" w:hanging="420"/>
      </w:pPr>
    </w:lvl>
    <w:lvl w:ilvl="3" w:tplc="0409000F" w:tentative="1">
      <w:start w:val="1"/>
      <w:numFmt w:val="decimal"/>
      <w:lvlText w:val="%4."/>
      <w:lvlJc w:val="left"/>
      <w:pPr>
        <w:ind w:left="1260" w:hanging="420"/>
      </w:pPr>
    </w:lvl>
    <w:lvl w:ilvl="4" w:tplc="04090017" w:tentative="1">
      <w:start w:val="1"/>
      <w:numFmt w:val="aiueoFullWidth"/>
      <w:lvlText w:val="(%5)"/>
      <w:lvlJc w:val="left"/>
      <w:pPr>
        <w:ind w:left="1680" w:hanging="420"/>
      </w:pPr>
    </w:lvl>
    <w:lvl w:ilvl="5" w:tplc="04090011" w:tentative="1">
      <w:start w:val="1"/>
      <w:numFmt w:val="decimalEnclosedCircle"/>
      <w:lvlText w:val="%6"/>
      <w:lvlJc w:val="left"/>
      <w:pPr>
        <w:ind w:left="2100" w:hanging="420"/>
      </w:pPr>
    </w:lvl>
    <w:lvl w:ilvl="6" w:tplc="0409000F" w:tentative="1">
      <w:start w:val="1"/>
      <w:numFmt w:val="decimal"/>
      <w:lvlText w:val="%7."/>
      <w:lvlJc w:val="left"/>
      <w:pPr>
        <w:ind w:left="2520" w:hanging="420"/>
      </w:pPr>
    </w:lvl>
    <w:lvl w:ilvl="7" w:tplc="04090017" w:tentative="1">
      <w:start w:val="1"/>
      <w:numFmt w:val="aiueoFullWidth"/>
      <w:lvlText w:val="(%8)"/>
      <w:lvlJc w:val="left"/>
      <w:pPr>
        <w:ind w:left="2940" w:hanging="420"/>
      </w:pPr>
    </w:lvl>
    <w:lvl w:ilvl="8" w:tplc="04090011" w:tentative="1">
      <w:start w:val="1"/>
      <w:numFmt w:val="decimalEnclosedCircle"/>
      <w:lvlText w:val="%9"/>
      <w:lvlJc w:val="left"/>
      <w:pPr>
        <w:ind w:left="3360" w:hanging="420"/>
      </w:pPr>
    </w:lvl>
  </w:abstractNum>
  <w:abstractNum w:abstractNumId="12" w15:restartNumberingAfterBreak="0">
    <w:nsid w:val="3F6D77C9"/>
    <w:multiLevelType w:val="hybridMultilevel"/>
    <w:tmpl w:val="4684CA30"/>
    <w:lvl w:ilvl="0" w:tplc="93E2E3B0">
      <w:start w:val="2"/>
      <w:numFmt w:val="decimal"/>
      <w:suff w:val="space"/>
      <w:lvlText w:val="%1"/>
      <w:lvlJc w:val="left"/>
      <w:pPr>
        <w:ind w:left="420" w:hanging="420"/>
      </w:pPr>
      <w:rPr>
        <w:rFonts w:eastAsia="BIZ UDPゴシック" w:hint="eastAsia"/>
      </w:rPr>
    </w:lvl>
    <w:lvl w:ilvl="1" w:tplc="04090017" w:tentative="1">
      <w:start w:val="1"/>
      <w:numFmt w:val="aiueoFullWidth"/>
      <w:lvlText w:val="(%2)"/>
      <w:lvlJc w:val="left"/>
      <w:pPr>
        <w:ind w:left="420" w:hanging="420"/>
      </w:pPr>
    </w:lvl>
    <w:lvl w:ilvl="2" w:tplc="04090011" w:tentative="1">
      <w:start w:val="1"/>
      <w:numFmt w:val="decimalEnclosedCircle"/>
      <w:lvlText w:val="%3"/>
      <w:lvlJc w:val="left"/>
      <w:pPr>
        <w:ind w:left="840" w:hanging="420"/>
      </w:pPr>
    </w:lvl>
    <w:lvl w:ilvl="3" w:tplc="0409000F" w:tentative="1">
      <w:start w:val="1"/>
      <w:numFmt w:val="decimal"/>
      <w:lvlText w:val="%4."/>
      <w:lvlJc w:val="left"/>
      <w:pPr>
        <w:ind w:left="1260" w:hanging="420"/>
      </w:pPr>
    </w:lvl>
    <w:lvl w:ilvl="4" w:tplc="04090017" w:tentative="1">
      <w:start w:val="1"/>
      <w:numFmt w:val="aiueoFullWidth"/>
      <w:lvlText w:val="(%5)"/>
      <w:lvlJc w:val="left"/>
      <w:pPr>
        <w:ind w:left="1680" w:hanging="420"/>
      </w:pPr>
    </w:lvl>
    <w:lvl w:ilvl="5" w:tplc="04090011" w:tentative="1">
      <w:start w:val="1"/>
      <w:numFmt w:val="decimalEnclosedCircle"/>
      <w:lvlText w:val="%6"/>
      <w:lvlJc w:val="left"/>
      <w:pPr>
        <w:ind w:left="2100" w:hanging="420"/>
      </w:pPr>
    </w:lvl>
    <w:lvl w:ilvl="6" w:tplc="0409000F" w:tentative="1">
      <w:start w:val="1"/>
      <w:numFmt w:val="decimal"/>
      <w:lvlText w:val="%7."/>
      <w:lvlJc w:val="left"/>
      <w:pPr>
        <w:ind w:left="2520" w:hanging="420"/>
      </w:pPr>
    </w:lvl>
    <w:lvl w:ilvl="7" w:tplc="04090017" w:tentative="1">
      <w:start w:val="1"/>
      <w:numFmt w:val="aiueoFullWidth"/>
      <w:lvlText w:val="(%8)"/>
      <w:lvlJc w:val="left"/>
      <w:pPr>
        <w:ind w:left="2940" w:hanging="420"/>
      </w:pPr>
    </w:lvl>
    <w:lvl w:ilvl="8" w:tplc="04090011" w:tentative="1">
      <w:start w:val="1"/>
      <w:numFmt w:val="decimalEnclosedCircle"/>
      <w:lvlText w:val="%9"/>
      <w:lvlJc w:val="left"/>
      <w:pPr>
        <w:ind w:left="3360" w:hanging="420"/>
      </w:pPr>
    </w:lvl>
  </w:abstractNum>
  <w:abstractNum w:abstractNumId="13" w15:restartNumberingAfterBreak="0">
    <w:nsid w:val="49E81573"/>
    <w:multiLevelType w:val="hybridMultilevel"/>
    <w:tmpl w:val="390A94B0"/>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508E293D"/>
    <w:multiLevelType w:val="hybridMultilevel"/>
    <w:tmpl w:val="3A9E5046"/>
    <w:lvl w:ilvl="0" w:tplc="30E8969A">
      <w:start w:val="1"/>
      <w:numFmt w:val="aiueoFullWidth"/>
      <w:lvlText w:val="（%1）"/>
      <w:lvlJc w:val="left"/>
      <w:pPr>
        <w:ind w:left="1170" w:hanging="720"/>
      </w:pPr>
      <w:rPr>
        <w:rFonts w:hint="default"/>
      </w:rPr>
    </w:lvl>
    <w:lvl w:ilvl="1" w:tplc="04090017" w:tentative="1">
      <w:start w:val="1"/>
      <w:numFmt w:val="aiueoFullWidth"/>
      <w:lvlText w:val="(%2)"/>
      <w:lvlJc w:val="left"/>
      <w:pPr>
        <w:ind w:left="1290" w:hanging="420"/>
      </w:pPr>
    </w:lvl>
    <w:lvl w:ilvl="2" w:tplc="04090011" w:tentative="1">
      <w:start w:val="1"/>
      <w:numFmt w:val="decimalEnclosedCircle"/>
      <w:lvlText w:val="%3"/>
      <w:lvlJc w:val="left"/>
      <w:pPr>
        <w:ind w:left="1710" w:hanging="420"/>
      </w:pPr>
    </w:lvl>
    <w:lvl w:ilvl="3" w:tplc="0409000F" w:tentative="1">
      <w:start w:val="1"/>
      <w:numFmt w:val="decimal"/>
      <w:lvlText w:val="%4."/>
      <w:lvlJc w:val="left"/>
      <w:pPr>
        <w:ind w:left="2130" w:hanging="420"/>
      </w:pPr>
    </w:lvl>
    <w:lvl w:ilvl="4" w:tplc="04090017" w:tentative="1">
      <w:start w:val="1"/>
      <w:numFmt w:val="aiueoFullWidth"/>
      <w:lvlText w:val="(%5)"/>
      <w:lvlJc w:val="left"/>
      <w:pPr>
        <w:ind w:left="2550" w:hanging="420"/>
      </w:pPr>
    </w:lvl>
    <w:lvl w:ilvl="5" w:tplc="04090011" w:tentative="1">
      <w:start w:val="1"/>
      <w:numFmt w:val="decimalEnclosedCircle"/>
      <w:lvlText w:val="%6"/>
      <w:lvlJc w:val="left"/>
      <w:pPr>
        <w:ind w:left="2970" w:hanging="420"/>
      </w:pPr>
    </w:lvl>
    <w:lvl w:ilvl="6" w:tplc="0409000F" w:tentative="1">
      <w:start w:val="1"/>
      <w:numFmt w:val="decimal"/>
      <w:lvlText w:val="%7."/>
      <w:lvlJc w:val="left"/>
      <w:pPr>
        <w:ind w:left="3390" w:hanging="420"/>
      </w:pPr>
    </w:lvl>
    <w:lvl w:ilvl="7" w:tplc="04090017" w:tentative="1">
      <w:start w:val="1"/>
      <w:numFmt w:val="aiueoFullWidth"/>
      <w:lvlText w:val="(%8)"/>
      <w:lvlJc w:val="left"/>
      <w:pPr>
        <w:ind w:left="3810" w:hanging="420"/>
      </w:pPr>
    </w:lvl>
    <w:lvl w:ilvl="8" w:tplc="04090011" w:tentative="1">
      <w:start w:val="1"/>
      <w:numFmt w:val="decimalEnclosedCircle"/>
      <w:lvlText w:val="%9"/>
      <w:lvlJc w:val="left"/>
      <w:pPr>
        <w:ind w:left="4230" w:hanging="420"/>
      </w:pPr>
    </w:lvl>
  </w:abstractNum>
  <w:abstractNum w:abstractNumId="15" w15:restartNumberingAfterBreak="0">
    <w:nsid w:val="5186459B"/>
    <w:multiLevelType w:val="hybridMultilevel"/>
    <w:tmpl w:val="4684CA30"/>
    <w:lvl w:ilvl="0" w:tplc="93E2E3B0">
      <w:start w:val="2"/>
      <w:numFmt w:val="decimal"/>
      <w:suff w:val="space"/>
      <w:lvlText w:val="%1"/>
      <w:lvlJc w:val="left"/>
      <w:pPr>
        <w:ind w:left="420" w:hanging="420"/>
      </w:pPr>
      <w:rPr>
        <w:rFonts w:eastAsia="BIZ UDPゴシック" w:hint="eastAsia"/>
      </w:rPr>
    </w:lvl>
    <w:lvl w:ilvl="1" w:tplc="04090017" w:tentative="1">
      <w:start w:val="1"/>
      <w:numFmt w:val="aiueoFullWidth"/>
      <w:lvlText w:val="(%2)"/>
      <w:lvlJc w:val="left"/>
      <w:pPr>
        <w:ind w:left="420" w:hanging="420"/>
      </w:pPr>
    </w:lvl>
    <w:lvl w:ilvl="2" w:tplc="04090011" w:tentative="1">
      <w:start w:val="1"/>
      <w:numFmt w:val="decimalEnclosedCircle"/>
      <w:lvlText w:val="%3"/>
      <w:lvlJc w:val="left"/>
      <w:pPr>
        <w:ind w:left="840" w:hanging="420"/>
      </w:pPr>
    </w:lvl>
    <w:lvl w:ilvl="3" w:tplc="0409000F" w:tentative="1">
      <w:start w:val="1"/>
      <w:numFmt w:val="decimal"/>
      <w:lvlText w:val="%4."/>
      <w:lvlJc w:val="left"/>
      <w:pPr>
        <w:ind w:left="1260" w:hanging="420"/>
      </w:pPr>
    </w:lvl>
    <w:lvl w:ilvl="4" w:tplc="04090017" w:tentative="1">
      <w:start w:val="1"/>
      <w:numFmt w:val="aiueoFullWidth"/>
      <w:lvlText w:val="(%5)"/>
      <w:lvlJc w:val="left"/>
      <w:pPr>
        <w:ind w:left="1680" w:hanging="420"/>
      </w:pPr>
    </w:lvl>
    <w:lvl w:ilvl="5" w:tplc="04090011" w:tentative="1">
      <w:start w:val="1"/>
      <w:numFmt w:val="decimalEnclosedCircle"/>
      <w:lvlText w:val="%6"/>
      <w:lvlJc w:val="left"/>
      <w:pPr>
        <w:ind w:left="2100" w:hanging="420"/>
      </w:pPr>
    </w:lvl>
    <w:lvl w:ilvl="6" w:tplc="0409000F" w:tentative="1">
      <w:start w:val="1"/>
      <w:numFmt w:val="decimal"/>
      <w:lvlText w:val="%7."/>
      <w:lvlJc w:val="left"/>
      <w:pPr>
        <w:ind w:left="2520" w:hanging="420"/>
      </w:pPr>
    </w:lvl>
    <w:lvl w:ilvl="7" w:tplc="04090017" w:tentative="1">
      <w:start w:val="1"/>
      <w:numFmt w:val="aiueoFullWidth"/>
      <w:lvlText w:val="(%8)"/>
      <w:lvlJc w:val="left"/>
      <w:pPr>
        <w:ind w:left="2940" w:hanging="420"/>
      </w:pPr>
    </w:lvl>
    <w:lvl w:ilvl="8" w:tplc="04090011" w:tentative="1">
      <w:start w:val="1"/>
      <w:numFmt w:val="decimalEnclosedCircle"/>
      <w:lvlText w:val="%9"/>
      <w:lvlJc w:val="left"/>
      <w:pPr>
        <w:ind w:left="3360" w:hanging="420"/>
      </w:pPr>
    </w:lvl>
  </w:abstractNum>
  <w:abstractNum w:abstractNumId="16" w15:restartNumberingAfterBreak="0">
    <w:nsid w:val="526072AE"/>
    <w:multiLevelType w:val="hybridMultilevel"/>
    <w:tmpl w:val="0090DA5E"/>
    <w:lvl w:ilvl="0" w:tplc="30E8969A">
      <w:start w:val="1"/>
      <w:numFmt w:val="aiueoFullWidth"/>
      <w:lvlText w:val="（%1）"/>
      <w:lvlJc w:val="left"/>
      <w:pPr>
        <w:ind w:left="945" w:hanging="720"/>
      </w:pPr>
      <w:rPr>
        <w:rFonts w:hint="default"/>
      </w:rPr>
    </w:lvl>
    <w:lvl w:ilvl="1" w:tplc="04090017" w:tentative="1">
      <w:start w:val="1"/>
      <w:numFmt w:val="aiueoFullWidth"/>
      <w:lvlText w:val="(%2)"/>
      <w:lvlJc w:val="left"/>
      <w:pPr>
        <w:ind w:left="1065" w:hanging="420"/>
      </w:pPr>
    </w:lvl>
    <w:lvl w:ilvl="2" w:tplc="04090011" w:tentative="1">
      <w:start w:val="1"/>
      <w:numFmt w:val="decimalEnclosedCircle"/>
      <w:lvlText w:val="%3"/>
      <w:lvlJc w:val="left"/>
      <w:pPr>
        <w:ind w:left="1485" w:hanging="420"/>
      </w:pPr>
    </w:lvl>
    <w:lvl w:ilvl="3" w:tplc="0409000F" w:tentative="1">
      <w:start w:val="1"/>
      <w:numFmt w:val="decimal"/>
      <w:lvlText w:val="%4."/>
      <w:lvlJc w:val="left"/>
      <w:pPr>
        <w:ind w:left="1905" w:hanging="420"/>
      </w:pPr>
    </w:lvl>
    <w:lvl w:ilvl="4" w:tplc="04090017" w:tentative="1">
      <w:start w:val="1"/>
      <w:numFmt w:val="aiueoFullWidth"/>
      <w:lvlText w:val="(%5)"/>
      <w:lvlJc w:val="left"/>
      <w:pPr>
        <w:ind w:left="2325" w:hanging="420"/>
      </w:pPr>
    </w:lvl>
    <w:lvl w:ilvl="5" w:tplc="04090011" w:tentative="1">
      <w:start w:val="1"/>
      <w:numFmt w:val="decimalEnclosedCircle"/>
      <w:lvlText w:val="%6"/>
      <w:lvlJc w:val="left"/>
      <w:pPr>
        <w:ind w:left="2745" w:hanging="420"/>
      </w:pPr>
    </w:lvl>
    <w:lvl w:ilvl="6" w:tplc="0409000F" w:tentative="1">
      <w:start w:val="1"/>
      <w:numFmt w:val="decimal"/>
      <w:lvlText w:val="%7."/>
      <w:lvlJc w:val="left"/>
      <w:pPr>
        <w:ind w:left="3165" w:hanging="420"/>
      </w:pPr>
    </w:lvl>
    <w:lvl w:ilvl="7" w:tplc="04090017" w:tentative="1">
      <w:start w:val="1"/>
      <w:numFmt w:val="aiueoFullWidth"/>
      <w:lvlText w:val="(%8)"/>
      <w:lvlJc w:val="left"/>
      <w:pPr>
        <w:ind w:left="3585" w:hanging="420"/>
      </w:pPr>
    </w:lvl>
    <w:lvl w:ilvl="8" w:tplc="04090011" w:tentative="1">
      <w:start w:val="1"/>
      <w:numFmt w:val="decimalEnclosedCircle"/>
      <w:lvlText w:val="%9"/>
      <w:lvlJc w:val="left"/>
      <w:pPr>
        <w:ind w:left="4005" w:hanging="420"/>
      </w:pPr>
    </w:lvl>
  </w:abstractNum>
  <w:abstractNum w:abstractNumId="17" w15:restartNumberingAfterBreak="0">
    <w:nsid w:val="551C56DA"/>
    <w:multiLevelType w:val="hybridMultilevel"/>
    <w:tmpl w:val="B85E67CC"/>
    <w:lvl w:ilvl="0" w:tplc="9B84A356">
      <w:start w:val="1"/>
      <w:numFmt w:val="aiueoFullWidth"/>
      <w:lvlText w:val="（%1）"/>
      <w:lvlJc w:val="left"/>
      <w:pPr>
        <w:ind w:left="1380" w:hanging="720"/>
      </w:pPr>
      <w:rPr>
        <w:rFonts w:cs="ＭＳ 明朝" w:hint="default"/>
      </w:rPr>
    </w:lvl>
    <w:lvl w:ilvl="1" w:tplc="04090017" w:tentative="1">
      <w:start w:val="1"/>
      <w:numFmt w:val="aiueoFullWidth"/>
      <w:lvlText w:val="(%2)"/>
      <w:lvlJc w:val="left"/>
      <w:pPr>
        <w:ind w:left="1500" w:hanging="420"/>
      </w:pPr>
    </w:lvl>
    <w:lvl w:ilvl="2" w:tplc="04090011" w:tentative="1">
      <w:start w:val="1"/>
      <w:numFmt w:val="decimalEnclosedCircle"/>
      <w:lvlText w:val="%3"/>
      <w:lvlJc w:val="left"/>
      <w:pPr>
        <w:ind w:left="1920" w:hanging="420"/>
      </w:pPr>
    </w:lvl>
    <w:lvl w:ilvl="3" w:tplc="0409000F" w:tentative="1">
      <w:start w:val="1"/>
      <w:numFmt w:val="decimal"/>
      <w:lvlText w:val="%4."/>
      <w:lvlJc w:val="left"/>
      <w:pPr>
        <w:ind w:left="2340" w:hanging="420"/>
      </w:pPr>
    </w:lvl>
    <w:lvl w:ilvl="4" w:tplc="04090017" w:tentative="1">
      <w:start w:val="1"/>
      <w:numFmt w:val="aiueoFullWidth"/>
      <w:lvlText w:val="(%5)"/>
      <w:lvlJc w:val="left"/>
      <w:pPr>
        <w:ind w:left="2760" w:hanging="420"/>
      </w:pPr>
    </w:lvl>
    <w:lvl w:ilvl="5" w:tplc="04090011" w:tentative="1">
      <w:start w:val="1"/>
      <w:numFmt w:val="decimalEnclosedCircle"/>
      <w:lvlText w:val="%6"/>
      <w:lvlJc w:val="left"/>
      <w:pPr>
        <w:ind w:left="3180" w:hanging="420"/>
      </w:pPr>
    </w:lvl>
    <w:lvl w:ilvl="6" w:tplc="0409000F" w:tentative="1">
      <w:start w:val="1"/>
      <w:numFmt w:val="decimal"/>
      <w:lvlText w:val="%7."/>
      <w:lvlJc w:val="left"/>
      <w:pPr>
        <w:ind w:left="3600" w:hanging="420"/>
      </w:pPr>
    </w:lvl>
    <w:lvl w:ilvl="7" w:tplc="04090017" w:tentative="1">
      <w:start w:val="1"/>
      <w:numFmt w:val="aiueoFullWidth"/>
      <w:lvlText w:val="(%8)"/>
      <w:lvlJc w:val="left"/>
      <w:pPr>
        <w:ind w:left="4020" w:hanging="420"/>
      </w:pPr>
    </w:lvl>
    <w:lvl w:ilvl="8" w:tplc="04090011" w:tentative="1">
      <w:start w:val="1"/>
      <w:numFmt w:val="decimalEnclosedCircle"/>
      <w:lvlText w:val="%9"/>
      <w:lvlJc w:val="left"/>
      <w:pPr>
        <w:ind w:left="4440" w:hanging="420"/>
      </w:pPr>
    </w:lvl>
  </w:abstractNum>
  <w:abstractNum w:abstractNumId="18" w15:restartNumberingAfterBreak="0">
    <w:nsid w:val="55D634C9"/>
    <w:multiLevelType w:val="hybridMultilevel"/>
    <w:tmpl w:val="8DF2E57C"/>
    <w:lvl w:ilvl="0" w:tplc="31B2051E">
      <w:start w:val="1"/>
      <w:numFmt w:val="decimal"/>
      <w:lvlText w:val="第%1条"/>
      <w:lvlJc w:val="left"/>
      <w:pPr>
        <w:ind w:left="420" w:hanging="420"/>
      </w:pPr>
      <w:rPr>
        <w:rFonts w:eastAsia="BIZ UDPゴシック" w:hint="eastAsia"/>
      </w:rPr>
    </w:lvl>
    <w:lvl w:ilvl="1" w:tplc="93E2E3B0">
      <w:start w:val="2"/>
      <w:numFmt w:val="decimal"/>
      <w:suff w:val="space"/>
      <w:lvlText w:val="%2"/>
      <w:lvlJc w:val="left"/>
      <w:pPr>
        <w:ind w:left="840" w:hanging="420"/>
      </w:pPr>
      <w:rPr>
        <w:rFonts w:eastAsia="BIZ UDPゴシック" w:hint="eastAsia"/>
      </w:rPr>
    </w:lvl>
    <w:lvl w:ilvl="2" w:tplc="0409001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5604124C"/>
    <w:multiLevelType w:val="hybridMultilevel"/>
    <w:tmpl w:val="F2F65858"/>
    <w:lvl w:ilvl="0" w:tplc="30E8969A">
      <w:start w:val="1"/>
      <w:numFmt w:val="aiueoFullWidth"/>
      <w:lvlText w:val="（%1）"/>
      <w:lvlJc w:val="left"/>
      <w:pPr>
        <w:ind w:left="1170" w:hanging="720"/>
      </w:pPr>
      <w:rPr>
        <w:rFonts w:hint="default"/>
      </w:rPr>
    </w:lvl>
    <w:lvl w:ilvl="1" w:tplc="04090017" w:tentative="1">
      <w:start w:val="1"/>
      <w:numFmt w:val="aiueoFullWidth"/>
      <w:lvlText w:val="(%2)"/>
      <w:lvlJc w:val="left"/>
      <w:pPr>
        <w:ind w:left="1290" w:hanging="420"/>
      </w:pPr>
    </w:lvl>
    <w:lvl w:ilvl="2" w:tplc="04090011" w:tentative="1">
      <w:start w:val="1"/>
      <w:numFmt w:val="decimalEnclosedCircle"/>
      <w:lvlText w:val="%3"/>
      <w:lvlJc w:val="left"/>
      <w:pPr>
        <w:ind w:left="1710" w:hanging="420"/>
      </w:pPr>
    </w:lvl>
    <w:lvl w:ilvl="3" w:tplc="0409000F" w:tentative="1">
      <w:start w:val="1"/>
      <w:numFmt w:val="decimal"/>
      <w:lvlText w:val="%4."/>
      <w:lvlJc w:val="left"/>
      <w:pPr>
        <w:ind w:left="2130" w:hanging="420"/>
      </w:pPr>
    </w:lvl>
    <w:lvl w:ilvl="4" w:tplc="04090017" w:tentative="1">
      <w:start w:val="1"/>
      <w:numFmt w:val="aiueoFullWidth"/>
      <w:lvlText w:val="(%5)"/>
      <w:lvlJc w:val="left"/>
      <w:pPr>
        <w:ind w:left="2550" w:hanging="420"/>
      </w:pPr>
    </w:lvl>
    <w:lvl w:ilvl="5" w:tplc="04090011" w:tentative="1">
      <w:start w:val="1"/>
      <w:numFmt w:val="decimalEnclosedCircle"/>
      <w:lvlText w:val="%6"/>
      <w:lvlJc w:val="left"/>
      <w:pPr>
        <w:ind w:left="2970" w:hanging="420"/>
      </w:pPr>
    </w:lvl>
    <w:lvl w:ilvl="6" w:tplc="0409000F" w:tentative="1">
      <w:start w:val="1"/>
      <w:numFmt w:val="decimal"/>
      <w:lvlText w:val="%7."/>
      <w:lvlJc w:val="left"/>
      <w:pPr>
        <w:ind w:left="3390" w:hanging="420"/>
      </w:pPr>
    </w:lvl>
    <w:lvl w:ilvl="7" w:tplc="04090017" w:tentative="1">
      <w:start w:val="1"/>
      <w:numFmt w:val="aiueoFullWidth"/>
      <w:lvlText w:val="(%8)"/>
      <w:lvlJc w:val="left"/>
      <w:pPr>
        <w:ind w:left="3810" w:hanging="420"/>
      </w:pPr>
    </w:lvl>
    <w:lvl w:ilvl="8" w:tplc="04090011" w:tentative="1">
      <w:start w:val="1"/>
      <w:numFmt w:val="decimalEnclosedCircle"/>
      <w:lvlText w:val="%9"/>
      <w:lvlJc w:val="left"/>
      <w:pPr>
        <w:ind w:left="4230" w:hanging="420"/>
      </w:pPr>
    </w:lvl>
  </w:abstractNum>
  <w:abstractNum w:abstractNumId="20" w15:restartNumberingAfterBreak="0">
    <w:nsid w:val="57A800D8"/>
    <w:multiLevelType w:val="hybridMultilevel"/>
    <w:tmpl w:val="F2F65858"/>
    <w:lvl w:ilvl="0" w:tplc="30E8969A">
      <w:start w:val="1"/>
      <w:numFmt w:val="aiueoFullWidth"/>
      <w:lvlText w:val="（%1）"/>
      <w:lvlJc w:val="left"/>
      <w:pPr>
        <w:ind w:left="1170" w:hanging="720"/>
      </w:pPr>
      <w:rPr>
        <w:rFonts w:hint="default"/>
      </w:rPr>
    </w:lvl>
    <w:lvl w:ilvl="1" w:tplc="04090017" w:tentative="1">
      <w:start w:val="1"/>
      <w:numFmt w:val="aiueoFullWidth"/>
      <w:lvlText w:val="(%2)"/>
      <w:lvlJc w:val="left"/>
      <w:pPr>
        <w:ind w:left="1290" w:hanging="420"/>
      </w:pPr>
    </w:lvl>
    <w:lvl w:ilvl="2" w:tplc="04090011" w:tentative="1">
      <w:start w:val="1"/>
      <w:numFmt w:val="decimalEnclosedCircle"/>
      <w:lvlText w:val="%3"/>
      <w:lvlJc w:val="left"/>
      <w:pPr>
        <w:ind w:left="1710" w:hanging="420"/>
      </w:pPr>
    </w:lvl>
    <w:lvl w:ilvl="3" w:tplc="0409000F" w:tentative="1">
      <w:start w:val="1"/>
      <w:numFmt w:val="decimal"/>
      <w:lvlText w:val="%4."/>
      <w:lvlJc w:val="left"/>
      <w:pPr>
        <w:ind w:left="2130" w:hanging="420"/>
      </w:pPr>
    </w:lvl>
    <w:lvl w:ilvl="4" w:tplc="04090017" w:tentative="1">
      <w:start w:val="1"/>
      <w:numFmt w:val="aiueoFullWidth"/>
      <w:lvlText w:val="(%5)"/>
      <w:lvlJc w:val="left"/>
      <w:pPr>
        <w:ind w:left="2550" w:hanging="420"/>
      </w:pPr>
    </w:lvl>
    <w:lvl w:ilvl="5" w:tplc="04090011" w:tentative="1">
      <w:start w:val="1"/>
      <w:numFmt w:val="decimalEnclosedCircle"/>
      <w:lvlText w:val="%6"/>
      <w:lvlJc w:val="left"/>
      <w:pPr>
        <w:ind w:left="2970" w:hanging="420"/>
      </w:pPr>
    </w:lvl>
    <w:lvl w:ilvl="6" w:tplc="0409000F" w:tentative="1">
      <w:start w:val="1"/>
      <w:numFmt w:val="decimal"/>
      <w:lvlText w:val="%7."/>
      <w:lvlJc w:val="left"/>
      <w:pPr>
        <w:ind w:left="3390" w:hanging="420"/>
      </w:pPr>
    </w:lvl>
    <w:lvl w:ilvl="7" w:tplc="04090017" w:tentative="1">
      <w:start w:val="1"/>
      <w:numFmt w:val="aiueoFullWidth"/>
      <w:lvlText w:val="(%8)"/>
      <w:lvlJc w:val="left"/>
      <w:pPr>
        <w:ind w:left="3810" w:hanging="420"/>
      </w:pPr>
    </w:lvl>
    <w:lvl w:ilvl="8" w:tplc="04090011" w:tentative="1">
      <w:start w:val="1"/>
      <w:numFmt w:val="decimalEnclosedCircle"/>
      <w:lvlText w:val="%9"/>
      <w:lvlJc w:val="left"/>
      <w:pPr>
        <w:ind w:left="4230" w:hanging="420"/>
      </w:pPr>
    </w:lvl>
  </w:abstractNum>
  <w:abstractNum w:abstractNumId="21" w15:restartNumberingAfterBreak="0">
    <w:nsid w:val="57BC0AB9"/>
    <w:multiLevelType w:val="hybridMultilevel"/>
    <w:tmpl w:val="0090DA5E"/>
    <w:lvl w:ilvl="0" w:tplc="30E8969A">
      <w:start w:val="1"/>
      <w:numFmt w:val="aiueoFullWidth"/>
      <w:lvlText w:val="（%1）"/>
      <w:lvlJc w:val="left"/>
      <w:pPr>
        <w:ind w:left="945" w:hanging="720"/>
      </w:pPr>
      <w:rPr>
        <w:rFonts w:hint="default"/>
      </w:rPr>
    </w:lvl>
    <w:lvl w:ilvl="1" w:tplc="04090017" w:tentative="1">
      <w:start w:val="1"/>
      <w:numFmt w:val="aiueoFullWidth"/>
      <w:lvlText w:val="(%2)"/>
      <w:lvlJc w:val="left"/>
      <w:pPr>
        <w:ind w:left="1065" w:hanging="420"/>
      </w:pPr>
    </w:lvl>
    <w:lvl w:ilvl="2" w:tplc="04090011" w:tentative="1">
      <w:start w:val="1"/>
      <w:numFmt w:val="decimalEnclosedCircle"/>
      <w:lvlText w:val="%3"/>
      <w:lvlJc w:val="left"/>
      <w:pPr>
        <w:ind w:left="1485" w:hanging="420"/>
      </w:pPr>
    </w:lvl>
    <w:lvl w:ilvl="3" w:tplc="0409000F" w:tentative="1">
      <w:start w:val="1"/>
      <w:numFmt w:val="decimal"/>
      <w:lvlText w:val="%4."/>
      <w:lvlJc w:val="left"/>
      <w:pPr>
        <w:ind w:left="1905" w:hanging="420"/>
      </w:pPr>
    </w:lvl>
    <w:lvl w:ilvl="4" w:tplc="04090017" w:tentative="1">
      <w:start w:val="1"/>
      <w:numFmt w:val="aiueoFullWidth"/>
      <w:lvlText w:val="(%5)"/>
      <w:lvlJc w:val="left"/>
      <w:pPr>
        <w:ind w:left="2325" w:hanging="420"/>
      </w:pPr>
    </w:lvl>
    <w:lvl w:ilvl="5" w:tplc="04090011" w:tentative="1">
      <w:start w:val="1"/>
      <w:numFmt w:val="decimalEnclosedCircle"/>
      <w:lvlText w:val="%6"/>
      <w:lvlJc w:val="left"/>
      <w:pPr>
        <w:ind w:left="2745" w:hanging="420"/>
      </w:pPr>
    </w:lvl>
    <w:lvl w:ilvl="6" w:tplc="0409000F" w:tentative="1">
      <w:start w:val="1"/>
      <w:numFmt w:val="decimal"/>
      <w:lvlText w:val="%7."/>
      <w:lvlJc w:val="left"/>
      <w:pPr>
        <w:ind w:left="3165" w:hanging="420"/>
      </w:pPr>
    </w:lvl>
    <w:lvl w:ilvl="7" w:tplc="04090017" w:tentative="1">
      <w:start w:val="1"/>
      <w:numFmt w:val="aiueoFullWidth"/>
      <w:lvlText w:val="(%8)"/>
      <w:lvlJc w:val="left"/>
      <w:pPr>
        <w:ind w:left="3585" w:hanging="420"/>
      </w:pPr>
    </w:lvl>
    <w:lvl w:ilvl="8" w:tplc="04090011" w:tentative="1">
      <w:start w:val="1"/>
      <w:numFmt w:val="decimalEnclosedCircle"/>
      <w:lvlText w:val="%9"/>
      <w:lvlJc w:val="left"/>
      <w:pPr>
        <w:ind w:left="4005" w:hanging="420"/>
      </w:pPr>
    </w:lvl>
  </w:abstractNum>
  <w:abstractNum w:abstractNumId="22" w15:restartNumberingAfterBreak="0">
    <w:nsid w:val="588F3039"/>
    <w:multiLevelType w:val="hybridMultilevel"/>
    <w:tmpl w:val="4684CA30"/>
    <w:lvl w:ilvl="0" w:tplc="93E2E3B0">
      <w:start w:val="2"/>
      <w:numFmt w:val="decimal"/>
      <w:suff w:val="space"/>
      <w:lvlText w:val="%1"/>
      <w:lvlJc w:val="left"/>
      <w:pPr>
        <w:ind w:left="420" w:hanging="420"/>
      </w:pPr>
      <w:rPr>
        <w:rFonts w:eastAsia="BIZ UDPゴシック" w:hint="eastAsia"/>
      </w:rPr>
    </w:lvl>
    <w:lvl w:ilvl="1" w:tplc="04090017" w:tentative="1">
      <w:start w:val="1"/>
      <w:numFmt w:val="aiueoFullWidth"/>
      <w:lvlText w:val="(%2)"/>
      <w:lvlJc w:val="left"/>
      <w:pPr>
        <w:ind w:left="420" w:hanging="420"/>
      </w:pPr>
    </w:lvl>
    <w:lvl w:ilvl="2" w:tplc="04090011" w:tentative="1">
      <w:start w:val="1"/>
      <w:numFmt w:val="decimalEnclosedCircle"/>
      <w:lvlText w:val="%3"/>
      <w:lvlJc w:val="left"/>
      <w:pPr>
        <w:ind w:left="840" w:hanging="420"/>
      </w:pPr>
    </w:lvl>
    <w:lvl w:ilvl="3" w:tplc="0409000F" w:tentative="1">
      <w:start w:val="1"/>
      <w:numFmt w:val="decimal"/>
      <w:lvlText w:val="%4."/>
      <w:lvlJc w:val="left"/>
      <w:pPr>
        <w:ind w:left="1260" w:hanging="420"/>
      </w:pPr>
    </w:lvl>
    <w:lvl w:ilvl="4" w:tplc="04090017" w:tentative="1">
      <w:start w:val="1"/>
      <w:numFmt w:val="aiueoFullWidth"/>
      <w:lvlText w:val="(%5)"/>
      <w:lvlJc w:val="left"/>
      <w:pPr>
        <w:ind w:left="1680" w:hanging="420"/>
      </w:pPr>
    </w:lvl>
    <w:lvl w:ilvl="5" w:tplc="04090011" w:tentative="1">
      <w:start w:val="1"/>
      <w:numFmt w:val="decimalEnclosedCircle"/>
      <w:lvlText w:val="%6"/>
      <w:lvlJc w:val="left"/>
      <w:pPr>
        <w:ind w:left="2100" w:hanging="420"/>
      </w:pPr>
    </w:lvl>
    <w:lvl w:ilvl="6" w:tplc="0409000F" w:tentative="1">
      <w:start w:val="1"/>
      <w:numFmt w:val="decimal"/>
      <w:lvlText w:val="%7."/>
      <w:lvlJc w:val="left"/>
      <w:pPr>
        <w:ind w:left="2520" w:hanging="420"/>
      </w:pPr>
    </w:lvl>
    <w:lvl w:ilvl="7" w:tplc="04090017" w:tentative="1">
      <w:start w:val="1"/>
      <w:numFmt w:val="aiueoFullWidth"/>
      <w:lvlText w:val="(%8)"/>
      <w:lvlJc w:val="left"/>
      <w:pPr>
        <w:ind w:left="2940" w:hanging="420"/>
      </w:pPr>
    </w:lvl>
    <w:lvl w:ilvl="8" w:tplc="04090011" w:tentative="1">
      <w:start w:val="1"/>
      <w:numFmt w:val="decimalEnclosedCircle"/>
      <w:lvlText w:val="%9"/>
      <w:lvlJc w:val="left"/>
      <w:pPr>
        <w:ind w:left="3360" w:hanging="420"/>
      </w:pPr>
    </w:lvl>
  </w:abstractNum>
  <w:abstractNum w:abstractNumId="23" w15:restartNumberingAfterBreak="0">
    <w:nsid w:val="5AB2178F"/>
    <w:multiLevelType w:val="hybridMultilevel"/>
    <w:tmpl w:val="FDB0EB9E"/>
    <w:lvl w:ilvl="0" w:tplc="2C7AA770">
      <w:start w:val="1"/>
      <w:numFmt w:val="decimalFullWidth"/>
      <w:lvlText w:val="第%1条"/>
      <w:lvlJc w:val="left"/>
      <w:pPr>
        <w:ind w:left="735" w:hanging="735"/>
      </w:pPr>
      <w:rPr>
        <w:rFonts w:cs="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4" w15:restartNumberingAfterBreak="0">
    <w:nsid w:val="5BAD5637"/>
    <w:multiLevelType w:val="hybridMultilevel"/>
    <w:tmpl w:val="932C72DC"/>
    <w:lvl w:ilvl="0" w:tplc="93E2E3B0">
      <w:start w:val="2"/>
      <w:numFmt w:val="decimal"/>
      <w:suff w:val="space"/>
      <w:lvlText w:val="%1"/>
      <w:lvlJc w:val="left"/>
      <w:pPr>
        <w:ind w:left="840" w:hanging="420"/>
      </w:pPr>
      <w:rPr>
        <w:rFonts w:eastAsia="BIZ UDPゴシック"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5" w15:restartNumberingAfterBreak="0">
    <w:nsid w:val="5BBF7A46"/>
    <w:multiLevelType w:val="hybridMultilevel"/>
    <w:tmpl w:val="440260D4"/>
    <w:lvl w:ilvl="0" w:tplc="7F06A94C">
      <w:start w:val="1"/>
      <w:numFmt w:val="decimalFullWidth"/>
      <w:lvlText w:val="（%1）"/>
      <w:lvlJc w:val="left"/>
      <w:pPr>
        <w:ind w:left="831" w:hanging="720"/>
      </w:pPr>
      <w:rPr>
        <w:rFonts w:hint="default"/>
      </w:rPr>
    </w:lvl>
    <w:lvl w:ilvl="1" w:tplc="04090017" w:tentative="1">
      <w:start w:val="1"/>
      <w:numFmt w:val="aiueoFullWidth"/>
      <w:lvlText w:val="(%2)"/>
      <w:lvlJc w:val="left"/>
      <w:pPr>
        <w:ind w:left="951" w:hanging="420"/>
      </w:pPr>
    </w:lvl>
    <w:lvl w:ilvl="2" w:tplc="04090011" w:tentative="1">
      <w:start w:val="1"/>
      <w:numFmt w:val="decimalEnclosedCircle"/>
      <w:lvlText w:val="%3"/>
      <w:lvlJc w:val="left"/>
      <w:pPr>
        <w:ind w:left="1371" w:hanging="420"/>
      </w:pPr>
    </w:lvl>
    <w:lvl w:ilvl="3" w:tplc="0409000F" w:tentative="1">
      <w:start w:val="1"/>
      <w:numFmt w:val="decimal"/>
      <w:lvlText w:val="%4."/>
      <w:lvlJc w:val="left"/>
      <w:pPr>
        <w:ind w:left="1791" w:hanging="420"/>
      </w:pPr>
    </w:lvl>
    <w:lvl w:ilvl="4" w:tplc="04090017" w:tentative="1">
      <w:start w:val="1"/>
      <w:numFmt w:val="aiueoFullWidth"/>
      <w:lvlText w:val="(%5)"/>
      <w:lvlJc w:val="left"/>
      <w:pPr>
        <w:ind w:left="2211" w:hanging="420"/>
      </w:pPr>
    </w:lvl>
    <w:lvl w:ilvl="5" w:tplc="04090011" w:tentative="1">
      <w:start w:val="1"/>
      <w:numFmt w:val="decimalEnclosedCircle"/>
      <w:lvlText w:val="%6"/>
      <w:lvlJc w:val="left"/>
      <w:pPr>
        <w:ind w:left="2631" w:hanging="420"/>
      </w:pPr>
    </w:lvl>
    <w:lvl w:ilvl="6" w:tplc="0409000F" w:tentative="1">
      <w:start w:val="1"/>
      <w:numFmt w:val="decimal"/>
      <w:lvlText w:val="%7."/>
      <w:lvlJc w:val="left"/>
      <w:pPr>
        <w:ind w:left="3051" w:hanging="420"/>
      </w:pPr>
    </w:lvl>
    <w:lvl w:ilvl="7" w:tplc="04090017" w:tentative="1">
      <w:start w:val="1"/>
      <w:numFmt w:val="aiueoFullWidth"/>
      <w:lvlText w:val="(%8)"/>
      <w:lvlJc w:val="left"/>
      <w:pPr>
        <w:ind w:left="3471" w:hanging="420"/>
      </w:pPr>
    </w:lvl>
    <w:lvl w:ilvl="8" w:tplc="04090011" w:tentative="1">
      <w:start w:val="1"/>
      <w:numFmt w:val="decimalEnclosedCircle"/>
      <w:lvlText w:val="%9"/>
      <w:lvlJc w:val="left"/>
      <w:pPr>
        <w:ind w:left="3891" w:hanging="420"/>
      </w:pPr>
    </w:lvl>
  </w:abstractNum>
  <w:abstractNum w:abstractNumId="26" w15:restartNumberingAfterBreak="0">
    <w:nsid w:val="5EFE0425"/>
    <w:multiLevelType w:val="hybridMultilevel"/>
    <w:tmpl w:val="440260D4"/>
    <w:lvl w:ilvl="0" w:tplc="7F06A94C">
      <w:start w:val="1"/>
      <w:numFmt w:val="decimalFullWidth"/>
      <w:lvlText w:val="（%1）"/>
      <w:lvlJc w:val="left"/>
      <w:pPr>
        <w:ind w:left="831" w:hanging="720"/>
      </w:pPr>
      <w:rPr>
        <w:rFonts w:hint="default"/>
      </w:rPr>
    </w:lvl>
    <w:lvl w:ilvl="1" w:tplc="04090017" w:tentative="1">
      <w:start w:val="1"/>
      <w:numFmt w:val="aiueoFullWidth"/>
      <w:lvlText w:val="(%2)"/>
      <w:lvlJc w:val="left"/>
      <w:pPr>
        <w:ind w:left="951" w:hanging="420"/>
      </w:pPr>
    </w:lvl>
    <w:lvl w:ilvl="2" w:tplc="04090011" w:tentative="1">
      <w:start w:val="1"/>
      <w:numFmt w:val="decimalEnclosedCircle"/>
      <w:lvlText w:val="%3"/>
      <w:lvlJc w:val="left"/>
      <w:pPr>
        <w:ind w:left="1371" w:hanging="420"/>
      </w:pPr>
    </w:lvl>
    <w:lvl w:ilvl="3" w:tplc="0409000F" w:tentative="1">
      <w:start w:val="1"/>
      <w:numFmt w:val="decimal"/>
      <w:lvlText w:val="%4."/>
      <w:lvlJc w:val="left"/>
      <w:pPr>
        <w:ind w:left="1791" w:hanging="420"/>
      </w:pPr>
    </w:lvl>
    <w:lvl w:ilvl="4" w:tplc="04090017" w:tentative="1">
      <w:start w:val="1"/>
      <w:numFmt w:val="aiueoFullWidth"/>
      <w:lvlText w:val="(%5)"/>
      <w:lvlJc w:val="left"/>
      <w:pPr>
        <w:ind w:left="2211" w:hanging="420"/>
      </w:pPr>
    </w:lvl>
    <w:lvl w:ilvl="5" w:tplc="04090011" w:tentative="1">
      <w:start w:val="1"/>
      <w:numFmt w:val="decimalEnclosedCircle"/>
      <w:lvlText w:val="%6"/>
      <w:lvlJc w:val="left"/>
      <w:pPr>
        <w:ind w:left="2631" w:hanging="420"/>
      </w:pPr>
    </w:lvl>
    <w:lvl w:ilvl="6" w:tplc="0409000F" w:tentative="1">
      <w:start w:val="1"/>
      <w:numFmt w:val="decimal"/>
      <w:lvlText w:val="%7."/>
      <w:lvlJc w:val="left"/>
      <w:pPr>
        <w:ind w:left="3051" w:hanging="420"/>
      </w:pPr>
    </w:lvl>
    <w:lvl w:ilvl="7" w:tplc="04090017" w:tentative="1">
      <w:start w:val="1"/>
      <w:numFmt w:val="aiueoFullWidth"/>
      <w:lvlText w:val="(%8)"/>
      <w:lvlJc w:val="left"/>
      <w:pPr>
        <w:ind w:left="3471" w:hanging="420"/>
      </w:pPr>
    </w:lvl>
    <w:lvl w:ilvl="8" w:tplc="04090011" w:tentative="1">
      <w:start w:val="1"/>
      <w:numFmt w:val="decimalEnclosedCircle"/>
      <w:lvlText w:val="%9"/>
      <w:lvlJc w:val="left"/>
      <w:pPr>
        <w:ind w:left="3891" w:hanging="420"/>
      </w:pPr>
    </w:lvl>
  </w:abstractNum>
  <w:abstractNum w:abstractNumId="27" w15:restartNumberingAfterBreak="0">
    <w:nsid w:val="618D3B00"/>
    <w:multiLevelType w:val="hybridMultilevel"/>
    <w:tmpl w:val="8586D3A8"/>
    <w:lvl w:ilvl="0" w:tplc="171E18EC">
      <w:start w:val="1"/>
      <w:numFmt w:val="decimalFullWidth"/>
      <w:lvlText w:val="（%1）"/>
      <w:lvlJc w:val="left"/>
      <w:pPr>
        <w:ind w:left="942" w:hanging="720"/>
      </w:pPr>
      <w:rPr>
        <w:rFonts w:hint="default"/>
      </w:rPr>
    </w:lvl>
    <w:lvl w:ilvl="1" w:tplc="04090017" w:tentative="1">
      <w:start w:val="1"/>
      <w:numFmt w:val="aiueoFullWidth"/>
      <w:lvlText w:val="(%2)"/>
      <w:lvlJc w:val="left"/>
      <w:pPr>
        <w:ind w:left="1062" w:hanging="420"/>
      </w:pPr>
    </w:lvl>
    <w:lvl w:ilvl="2" w:tplc="04090011" w:tentative="1">
      <w:start w:val="1"/>
      <w:numFmt w:val="decimalEnclosedCircle"/>
      <w:lvlText w:val="%3"/>
      <w:lvlJc w:val="left"/>
      <w:pPr>
        <w:ind w:left="1482" w:hanging="420"/>
      </w:pPr>
    </w:lvl>
    <w:lvl w:ilvl="3" w:tplc="0409000F" w:tentative="1">
      <w:start w:val="1"/>
      <w:numFmt w:val="decimal"/>
      <w:lvlText w:val="%4."/>
      <w:lvlJc w:val="left"/>
      <w:pPr>
        <w:ind w:left="1902" w:hanging="420"/>
      </w:pPr>
    </w:lvl>
    <w:lvl w:ilvl="4" w:tplc="04090017" w:tentative="1">
      <w:start w:val="1"/>
      <w:numFmt w:val="aiueoFullWidth"/>
      <w:lvlText w:val="(%5)"/>
      <w:lvlJc w:val="left"/>
      <w:pPr>
        <w:ind w:left="2322" w:hanging="420"/>
      </w:pPr>
    </w:lvl>
    <w:lvl w:ilvl="5" w:tplc="04090011" w:tentative="1">
      <w:start w:val="1"/>
      <w:numFmt w:val="decimalEnclosedCircle"/>
      <w:lvlText w:val="%6"/>
      <w:lvlJc w:val="left"/>
      <w:pPr>
        <w:ind w:left="2742" w:hanging="420"/>
      </w:pPr>
    </w:lvl>
    <w:lvl w:ilvl="6" w:tplc="0409000F" w:tentative="1">
      <w:start w:val="1"/>
      <w:numFmt w:val="decimal"/>
      <w:lvlText w:val="%7."/>
      <w:lvlJc w:val="left"/>
      <w:pPr>
        <w:ind w:left="3162" w:hanging="420"/>
      </w:pPr>
    </w:lvl>
    <w:lvl w:ilvl="7" w:tplc="04090017" w:tentative="1">
      <w:start w:val="1"/>
      <w:numFmt w:val="aiueoFullWidth"/>
      <w:lvlText w:val="(%8)"/>
      <w:lvlJc w:val="left"/>
      <w:pPr>
        <w:ind w:left="3582" w:hanging="420"/>
      </w:pPr>
    </w:lvl>
    <w:lvl w:ilvl="8" w:tplc="04090011" w:tentative="1">
      <w:start w:val="1"/>
      <w:numFmt w:val="decimalEnclosedCircle"/>
      <w:lvlText w:val="%9"/>
      <w:lvlJc w:val="left"/>
      <w:pPr>
        <w:ind w:left="4002" w:hanging="420"/>
      </w:pPr>
    </w:lvl>
  </w:abstractNum>
  <w:abstractNum w:abstractNumId="28" w15:restartNumberingAfterBreak="0">
    <w:nsid w:val="63CF373F"/>
    <w:multiLevelType w:val="hybridMultilevel"/>
    <w:tmpl w:val="F2F65858"/>
    <w:lvl w:ilvl="0" w:tplc="30E8969A">
      <w:start w:val="1"/>
      <w:numFmt w:val="aiueoFullWidth"/>
      <w:lvlText w:val="（%1）"/>
      <w:lvlJc w:val="left"/>
      <w:pPr>
        <w:ind w:left="1170" w:hanging="720"/>
      </w:pPr>
      <w:rPr>
        <w:rFonts w:hint="default"/>
      </w:rPr>
    </w:lvl>
    <w:lvl w:ilvl="1" w:tplc="04090017" w:tentative="1">
      <w:start w:val="1"/>
      <w:numFmt w:val="aiueoFullWidth"/>
      <w:lvlText w:val="(%2)"/>
      <w:lvlJc w:val="left"/>
      <w:pPr>
        <w:ind w:left="1290" w:hanging="420"/>
      </w:pPr>
    </w:lvl>
    <w:lvl w:ilvl="2" w:tplc="04090011" w:tentative="1">
      <w:start w:val="1"/>
      <w:numFmt w:val="decimalEnclosedCircle"/>
      <w:lvlText w:val="%3"/>
      <w:lvlJc w:val="left"/>
      <w:pPr>
        <w:ind w:left="1710" w:hanging="420"/>
      </w:pPr>
    </w:lvl>
    <w:lvl w:ilvl="3" w:tplc="0409000F" w:tentative="1">
      <w:start w:val="1"/>
      <w:numFmt w:val="decimal"/>
      <w:lvlText w:val="%4."/>
      <w:lvlJc w:val="left"/>
      <w:pPr>
        <w:ind w:left="2130" w:hanging="420"/>
      </w:pPr>
    </w:lvl>
    <w:lvl w:ilvl="4" w:tplc="04090017" w:tentative="1">
      <w:start w:val="1"/>
      <w:numFmt w:val="aiueoFullWidth"/>
      <w:lvlText w:val="(%5)"/>
      <w:lvlJc w:val="left"/>
      <w:pPr>
        <w:ind w:left="2550" w:hanging="420"/>
      </w:pPr>
    </w:lvl>
    <w:lvl w:ilvl="5" w:tplc="04090011" w:tentative="1">
      <w:start w:val="1"/>
      <w:numFmt w:val="decimalEnclosedCircle"/>
      <w:lvlText w:val="%6"/>
      <w:lvlJc w:val="left"/>
      <w:pPr>
        <w:ind w:left="2970" w:hanging="420"/>
      </w:pPr>
    </w:lvl>
    <w:lvl w:ilvl="6" w:tplc="0409000F" w:tentative="1">
      <w:start w:val="1"/>
      <w:numFmt w:val="decimal"/>
      <w:lvlText w:val="%7."/>
      <w:lvlJc w:val="left"/>
      <w:pPr>
        <w:ind w:left="3390" w:hanging="420"/>
      </w:pPr>
    </w:lvl>
    <w:lvl w:ilvl="7" w:tplc="04090017" w:tentative="1">
      <w:start w:val="1"/>
      <w:numFmt w:val="aiueoFullWidth"/>
      <w:lvlText w:val="(%8)"/>
      <w:lvlJc w:val="left"/>
      <w:pPr>
        <w:ind w:left="3810" w:hanging="420"/>
      </w:pPr>
    </w:lvl>
    <w:lvl w:ilvl="8" w:tplc="04090011" w:tentative="1">
      <w:start w:val="1"/>
      <w:numFmt w:val="decimalEnclosedCircle"/>
      <w:lvlText w:val="%9"/>
      <w:lvlJc w:val="left"/>
      <w:pPr>
        <w:ind w:left="4230" w:hanging="420"/>
      </w:pPr>
    </w:lvl>
  </w:abstractNum>
  <w:abstractNum w:abstractNumId="29" w15:restartNumberingAfterBreak="0">
    <w:nsid w:val="69984D20"/>
    <w:multiLevelType w:val="hybridMultilevel"/>
    <w:tmpl w:val="26BAF9E0"/>
    <w:lvl w:ilvl="0" w:tplc="80C6CF02">
      <w:start w:val="1"/>
      <w:numFmt w:val="aiueoFullWidth"/>
      <w:lvlText w:val="（%1）"/>
      <w:lvlJc w:val="left"/>
      <w:pPr>
        <w:ind w:left="1020" w:hanging="720"/>
      </w:pPr>
      <w:rPr>
        <w:rFonts w:hint="default"/>
      </w:rPr>
    </w:lvl>
    <w:lvl w:ilvl="1" w:tplc="04090017" w:tentative="1">
      <w:start w:val="1"/>
      <w:numFmt w:val="aiueoFullWidth"/>
      <w:lvlText w:val="(%2)"/>
      <w:lvlJc w:val="left"/>
      <w:pPr>
        <w:ind w:left="1140" w:hanging="420"/>
      </w:pPr>
    </w:lvl>
    <w:lvl w:ilvl="2" w:tplc="04090011" w:tentative="1">
      <w:start w:val="1"/>
      <w:numFmt w:val="decimalEnclosedCircle"/>
      <w:lvlText w:val="%3"/>
      <w:lvlJc w:val="left"/>
      <w:pPr>
        <w:ind w:left="1560" w:hanging="420"/>
      </w:pPr>
    </w:lvl>
    <w:lvl w:ilvl="3" w:tplc="0409000F" w:tentative="1">
      <w:start w:val="1"/>
      <w:numFmt w:val="decimal"/>
      <w:lvlText w:val="%4."/>
      <w:lvlJc w:val="left"/>
      <w:pPr>
        <w:ind w:left="1980" w:hanging="420"/>
      </w:pPr>
    </w:lvl>
    <w:lvl w:ilvl="4" w:tplc="04090017" w:tentative="1">
      <w:start w:val="1"/>
      <w:numFmt w:val="aiueoFullWidth"/>
      <w:lvlText w:val="(%5)"/>
      <w:lvlJc w:val="left"/>
      <w:pPr>
        <w:ind w:left="2400" w:hanging="420"/>
      </w:pPr>
    </w:lvl>
    <w:lvl w:ilvl="5" w:tplc="04090011" w:tentative="1">
      <w:start w:val="1"/>
      <w:numFmt w:val="decimalEnclosedCircle"/>
      <w:lvlText w:val="%6"/>
      <w:lvlJc w:val="left"/>
      <w:pPr>
        <w:ind w:left="2820" w:hanging="420"/>
      </w:pPr>
    </w:lvl>
    <w:lvl w:ilvl="6" w:tplc="0409000F" w:tentative="1">
      <w:start w:val="1"/>
      <w:numFmt w:val="decimal"/>
      <w:lvlText w:val="%7."/>
      <w:lvlJc w:val="left"/>
      <w:pPr>
        <w:ind w:left="3240" w:hanging="420"/>
      </w:pPr>
    </w:lvl>
    <w:lvl w:ilvl="7" w:tplc="04090017" w:tentative="1">
      <w:start w:val="1"/>
      <w:numFmt w:val="aiueoFullWidth"/>
      <w:lvlText w:val="(%8)"/>
      <w:lvlJc w:val="left"/>
      <w:pPr>
        <w:ind w:left="3660" w:hanging="420"/>
      </w:pPr>
    </w:lvl>
    <w:lvl w:ilvl="8" w:tplc="04090011" w:tentative="1">
      <w:start w:val="1"/>
      <w:numFmt w:val="decimalEnclosedCircle"/>
      <w:lvlText w:val="%9"/>
      <w:lvlJc w:val="left"/>
      <w:pPr>
        <w:ind w:left="4080" w:hanging="420"/>
      </w:pPr>
    </w:lvl>
  </w:abstractNum>
  <w:abstractNum w:abstractNumId="30" w15:restartNumberingAfterBreak="0">
    <w:nsid w:val="6AC70F73"/>
    <w:multiLevelType w:val="hybridMultilevel"/>
    <w:tmpl w:val="CB8C7820"/>
    <w:lvl w:ilvl="0" w:tplc="30E8969A">
      <w:start w:val="1"/>
      <w:numFmt w:val="aiueoFullWidth"/>
      <w:lvlText w:val="（%1）"/>
      <w:lvlJc w:val="left"/>
      <w:pPr>
        <w:ind w:left="720" w:hanging="420"/>
      </w:pPr>
      <w:rPr>
        <w:rFonts w:hint="default"/>
      </w:rPr>
    </w:lvl>
    <w:lvl w:ilvl="1" w:tplc="04090017" w:tentative="1">
      <w:start w:val="1"/>
      <w:numFmt w:val="aiueoFullWidth"/>
      <w:lvlText w:val="(%2)"/>
      <w:lvlJc w:val="left"/>
      <w:pPr>
        <w:ind w:left="1140" w:hanging="420"/>
      </w:pPr>
    </w:lvl>
    <w:lvl w:ilvl="2" w:tplc="04090011" w:tentative="1">
      <w:start w:val="1"/>
      <w:numFmt w:val="decimalEnclosedCircle"/>
      <w:lvlText w:val="%3"/>
      <w:lvlJc w:val="left"/>
      <w:pPr>
        <w:ind w:left="1560" w:hanging="420"/>
      </w:pPr>
    </w:lvl>
    <w:lvl w:ilvl="3" w:tplc="0409000F" w:tentative="1">
      <w:start w:val="1"/>
      <w:numFmt w:val="decimal"/>
      <w:lvlText w:val="%4."/>
      <w:lvlJc w:val="left"/>
      <w:pPr>
        <w:ind w:left="1980" w:hanging="420"/>
      </w:pPr>
    </w:lvl>
    <w:lvl w:ilvl="4" w:tplc="04090017" w:tentative="1">
      <w:start w:val="1"/>
      <w:numFmt w:val="aiueoFullWidth"/>
      <w:lvlText w:val="(%5)"/>
      <w:lvlJc w:val="left"/>
      <w:pPr>
        <w:ind w:left="2400" w:hanging="420"/>
      </w:pPr>
    </w:lvl>
    <w:lvl w:ilvl="5" w:tplc="04090011" w:tentative="1">
      <w:start w:val="1"/>
      <w:numFmt w:val="decimalEnclosedCircle"/>
      <w:lvlText w:val="%6"/>
      <w:lvlJc w:val="left"/>
      <w:pPr>
        <w:ind w:left="2820" w:hanging="420"/>
      </w:pPr>
    </w:lvl>
    <w:lvl w:ilvl="6" w:tplc="0409000F" w:tentative="1">
      <w:start w:val="1"/>
      <w:numFmt w:val="decimal"/>
      <w:lvlText w:val="%7."/>
      <w:lvlJc w:val="left"/>
      <w:pPr>
        <w:ind w:left="3240" w:hanging="420"/>
      </w:pPr>
    </w:lvl>
    <w:lvl w:ilvl="7" w:tplc="04090017" w:tentative="1">
      <w:start w:val="1"/>
      <w:numFmt w:val="aiueoFullWidth"/>
      <w:lvlText w:val="(%8)"/>
      <w:lvlJc w:val="left"/>
      <w:pPr>
        <w:ind w:left="3660" w:hanging="420"/>
      </w:pPr>
    </w:lvl>
    <w:lvl w:ilvl="8" w:tplc="04090011" w:tentative="1">
      <w:start w:val="1"/>
      <w:numFmt w:val="decimalEnclosedCircle"/>
      <w:lvlText w:val="%9"/>
      <w:lvlJc w:val="left"/>
      <w:pPr>
        <w:ind w:left="4080" w:hanging="420"/>
      </w:pPr>
    </w:lvl>
  </w:abstractNum>
  <w:abstractNum w:abstractNumId="31" w15:restartNumberingAfterBreak="0">
    <w:nsid w:val="742802D0"/>
    <w:multiLevelType w:val="hybridMultilevel"/>
    <w:tmpl w:val="5D9EE69A"/>
    <w:lvl w:ilvl="0" w:tplc="486CDD84">
      <w:start w:val="1"/>
      <w:numFmt w:val="decimalFullWidth"/>
      <w:lvlText w:val="（%1）"/>
      <w:lvlJc w:val="left"/>
      <w:pPr>
        <w:ind w:left="942" w:hanging="720"/>
      </w:pPr>
      <w:rPr>
        <w:rFonts w:hint="default"/>
        <w:lang w:val="en-US"/>
      </w:rPr>
    </w:lvl>
    <w:lvl w:ilvl="1" w:tplc="04090017" w:tentative="1">
      <w:start w:val="1"/>
      <w:numFmt w:val="aiueoFullWidth"/>
      <w:lvlText w:val="(%2)"/>
      <w:lvlJc w:val="left"/>
      <w:pPr>
        <w:ind w:left="1062" w:hanging="420"/>
      </w:pPr>
    </w:lvl>
    <w:lvl w:ilvl="2" w:tplc="04090011" w:tentative="1">
      <w:start w:val="1"/>
      <w:numFmt w:val="decimalEnclosedCircle"/>
      <w:lvlText w:val="%3"/>
      <w:lvlJc w:val="left"/>
      <w:pPr>
        <w:ind w:left="1482" w:hanging="420"/>
      </w:pPr>
    </w:lvl>
    <w:lvl w:ilvl="3" w:tplc="0409000F" w:tentative="1">
      <w:start w:val="1"/>
      <w:numFmt w:val="decimal"/>
      <w:lvlText w:val="%4."/>
      <w:lvlJc w:val="left"/>
      <w:pPr>
        <w:ind w:left="1902" w:hanging="420"/>
      </w:pPr>
    </w:lvl>
    <w:lvl w:ilvl="4" w:tplc="04090017" w:tentative="1">
      <w:start w:val="1"/>
      <w:numFmt w:val="aiueoFullWidth"/>
      <w:lvlText w:val="(%5)"/>
      <w:lvlJc w:val="left"/>
      <w:pPr>
        <w:ind w:left="2322" w:hanging="420"/>
      </w:pPr>
    </w:lvl>
    <w:lvl w:ilvl="5" w:tplc="04090011" w:tentative="1">
      <w:start w:val="1"/>
      <w:numFmt w:val="decimalEnclosedCircle"/>
      <w:lvlText w:val="%6"/>
      <w:lvlJc w:val="left"/>
      <w:pPr>
        <w:ind w:left="2742" w:hanging="420"/>
      </w:pPr>
    </w:lvl>
    <w:lvl w:ilvl="6" w:tplc="0409000F" w:tentative="1">
      <w:start w:val="1"/>
      <w:numFmt w:val="decimal"/>
      <w:lvlText w:val="%7."/>
      <w:lvlJc w:val="left"/>
      <w:pPr>
        <w:ind w:left="3162" w:hanging="420"/>
      </w:pPr>
    </w:lvl>
    <w:lvl w:ilvl="7" w:tplc="04090017" w:tentative="1">
      <w:start w:val="1"/>
      <w:numFmt w:val="aiueoFullWidth"/>
      <w:lvlText w:val="(%8)"/>
      <w:lvlJc w:val="left"/>
      <w:pPr>
        <w:ind w:left="3582" w:hanging="420"/>
      </w:pPr>
    </w:lvl>
    <w:lvl w:ilvl="8" w:tplc="04090011" w:tentative="1">
      <w:start w:val="1"/>
      <w:numFmt w:val="decimalEnclosedCircle"/>
      <w:lvlText w:val="%9"/>
      <w:lvlJc w:val="left"/>
      <w:pPr>
        <w:ind w:left="4002" w:hanging="420"/>
      </w:pPr>
    </w:lvl>
  </w:abstractNum>
  <w:abstractNum w:abstractNumId="32" w15:restartNumberingAfterBreak="0">
    <w:nsid w:val="758A02B5"/>
    <w:multiLevelType w:val="hybridMultilevel"/>
    <w:tmpl w:val="F2F65858"/>
    <w:lvl w:ilvl="0" w:tplc="30E8969A">
      <w:start w:val="1"/>
      <w:numFmt w:val="aiueoFullWidth"/>
      <w:lvlText w:val="（%1）"/>
      <w:lvlJc w:val="left"/>
      <w:pPr>
        <w:ind w:left="1170" w:hanging="720"/>
      </w:pPr>
      <w:rPr>
        <w:rFonts w:hint="default"/>
      </w:rPr>
    </w:lvl>
    <w:lvl w:ilvl="1" w:tplc="04090017" w:tentative="1">
      <w:start w:val="1"/>
      <w:numFmt w:val="aiueoFullWidth"/>
      <w:lvlText w:val="(%2)"/>
      <w:lvlJc w:val="left"/>
      <w:pPr>
        <w:ind w:left="1290" w:hanging="420"/>
      </w:pPr>
    </w:lvl>
    <w:lvl w:ilvl="2" w:tplc="04090011" w:tentative="1">
      <w:start w:val="1"/>
      <w:numFmt w:val="decimalEnclosedCircle"/>
      <w:lvlText w:val="%3"/>
      <w:lvlJc w:val="left"/>
      <w:pPr>
        <w:ind w:left="1710" w:hanging="420"/>
      </w:pPr>
    </w:lvl>
    <w:lvl w:ilvl="3" w:tplc="0409000F" w:tentative="1">
      <w:start w:val="1"/>
      <w:numFmt w:val="decimal"/>
      <w:lvlText w:val="%4."/>
      <w:lvlJc w:val="left"/>
      <w:pPr>
        <w:ind w:left="2130" w:hanging="420"/>
      </w:pPr>
    </w:lvl>
    <w:lvl w:ilvl="4" w:tplc="04090017" w:tentative="1">
      <w:start w:val="1"/>
      <w:numFmt w:val="aiueoFullWidth"/>
      <w:lvlText w:val="(%5)"/>
      <w:lvlJc w:val="left"/>
      <w:pPr>
        <w:ind w:left="2550" w:hanging="420"/>
      </w:pPr>
    </w:lvl>
    <w:lvl w:ilvl="5" w:tplc="04090011" w:tentative="1">
      <w:start w:val="1"/>
      <w:numFmt w:val="decimalEnclosedCircle"/>
      <w:lvlText w:val="%6"/>
      <w:lvlJc w:val="left"/>
      <w:pPr>
        <w:ind w:left="2970" w:hanging="420"/>
      </w:pPr>
    </w:lvl>
    <w:lvl w:ilvl="6" w:tplc="0409000F" w:tentative="1">
      <w:start w:val="1"/>
      <w:numFmt w:val="decimal"/>
      <w:lvlText w:val="%7."/>
      <w:lvlJc w:val="left"/>
      <w:pPr>
        <w:ind w:left="3390" w:hanging="420"/>
      </w:pPr>
    </w:lvl>
    <w:lvl w:ilvl="7" w:tplc="04090017" w:tentative="1">
      <w:start w:val="1"/>
      <w:numFmt w:val="aiueoFullWidth"/>
      <w:lvlText w:val="(%8)"/>
      <w:lvlJc w:val="left"/>
      <w:pPr>
        <w:ind w:left="3810" w:hanging="420"/>
      </w:pPr>
    </w:lvl>
    <w:lvl w:ilvl="8" w:tplc="04090011" w:tentative="1">
      <w:start w:val="1"/>
      <w:numFmt w:val="decimalEnclosedCircle"/>
      <w:lvlText w:val="%9"/>
      <w:lvlJc w:val="left"/>
      <w:pPr>
        <w:ind w:left="4230" w:hanging="420"/>
      </w:pPr>
    </w:lvl>
  </w:abstractNum>
  <w:abstractNum w:abstractNumId="33" w15:restartNumberingAfterBreak="0">
    <w:nsid w:val="75DA7FA8"/>
    <w:multiLevelType w:val="hybridMultilevel"/>
    <w:tmpl w:val="4E9E80E0"/>
    <w:lvl w:ilvl="0" w:tplc="04090011">
      <w:start w:val="1"/>
      <w:numFmt w:val="decimalEnclosedCircle"/>
      <w:lvlText w:val="%1"/>
      <w:lvlJc w:val="left"/>
      <w:pPr>
        <w:ind w:left="1590" w:hanging="420"/>
      </w:pPr>
    </w:lvl>
    <w:lvl w:ilvl="1" w:tplc="04090017" w:tentative="1">
      <w:start w:val="1"/>
      <w:numFmt w:val="aiueoFullWidth"/>
      <w:lvlText w:val="(%2)"/>
      <w:lvlJc w:val="left"/>
      <w:pPr>
        <w:ind w:left="2010" w:hanging="420"/>
      </w:pPr>
    </w:lvl>
    <w:lvl w:ilvl="2" w:tplc="04090011" w:tentative="1">
      <w:start w:val="1"/>
      <w:numFmt w:val="decimalEnclosedCircle"/>
      <w:lvlText w:val="%3"/>
      <w:lvlJc w:val="left"/>
      <w:pPr>
        <w:ind w:left="2430" w:hanging="420"/>
      </w:pPr>
    </w:lvl>
    <w:lvl w:ilvl="3" w:tplc="0409000F" w:tentative="1">
      <w:start w:val="1"/>
      <w:numFmt w:val="decimal"/>
      <w:lvlText w:val="%4."/>
      <w:lvlJc w:val="left"/>
      <w:pPr>
        <w:ind w:left="2850" w:hanging="420"/>
      </w:pPr>
    </w:lvl>
    <w:lvl w:ilvl="4" w:tplc="04090017">
      <w:start w:val="1"/>
      <w:numFmt w:val="aiueoFullWidth"/>
      <w:lvlText w:val="(%5)"/>
      <w:lvlJc w:val="left"/>
      <w:pPr>
        <w:ind w:left="3270" w:hanging="420"/>
      </w:pPr>
    </w:lvl>
    <w:lvl w:ilvl="5" w:tplc="04090011" w:tentative="1">
      <w:start w:val="1"/>
      <w:numFmt w:val="decimalEnclosedCircle"/>
      <w:lvlText w:val="%6"/>
      <w:lvlJc w:val="left"/>
      <w:pPr>
        <w:ind w:left="3690" w:hanging="420"/>
      </w:pPr>
    </w:lvl>
    <w:lvl w:ilvl="6" w:tplc="0409000F" w:tentative="1">
      <w:start w:val="1"/>
      <w:numFmt w:val="decimal"/>
      <w:lvlText w:val="%7."/>
      <w:lvlJc w:val="left"/>
      <w:pPr>
        <w:ind w:left="4110" w:hanging="420"/>
      </w:pPr>
    </w:lvl>
    <w:lvl w:ilvl="7" w:tplc="04090017" w:tentative="1">
      <w:start w:val="1"/>
      <w:numFmt w:val="aiueoFullWidth"/>
      <w:lvlText w:val="(%8)"/>
      <w:lvlJc w:val="left"/>
      <w:pPr>
        <w:ind w:left="4530" w:hanging="420"/>
      </w:pPr>
    </w:lvl>
    <w:lvl w:ilvl="8" w:tplc="04090011" w:tentative="1">
      <w:start w:val="1"/>
      <w:numFmt w:val="decimalEnclosedCircle"/>
      <w:lvlText w:val="%9"/>
      <w:lvlJc w:val="left"/>
      <w:pPr>
        <w:ind w:left="4950" w:hanging="420"/>
      </w:pPr>
    </w:lvl>
  </w:abstractNum>
  <w:abstractNum w:abstractNumId="34" w15:restartNumberingAfterBreak="0">
    <w:nsid w:val="7D4B005D"/>
    <w:multiLevelType w:val="hybridMultilevel"/>
    <w:tmpl w:val="4684CA30"/>
    <w:lvl w:ilvl="0" w:tplc="93E2E3B0">
      <w:start w:val="2"/>
      <w:numFmt w:val="decimal"/>
      <w:suff w:val="space"/>
      <w:lvlText w:val="%1"/>
      <w:lvlJc w:val="left"/>
      <w:pPr>
        <w:ind w:left="420" w:hanging="420"/>
      </w:pPr>
      <w:rPr>
        <w:rFonts w:eastAsia="BIZ UDPゴシック" w:hint="eastAsia"/>
      </w:rPr>
    </w:lvl>
    <w:lvl w:ilvl="1" w:tplc="04090017" w:tentative="1">
      <w:start w:val="1"/>
      <w:numFmt w:val="aiueoFullWidth"/>
      <w:lvlText w:val="(%2)"/>
      <w:lvlJc w:val="left"/>
      <w:pPr>
        <w:ind w:left="420" w:hanging="420"/>
      </w:pPr>
    </w:lvl>
    <w:lvl w:ilvl="2" w:tplc="04090011" w:tentative="1">
      <w:start w:val="1"/>
      <w:numFmt w:val="decimalEnclosedCircle"/>
      <w:lvlText w:val="%3"/>
      <w:lvlJc w:val="left"/>
      <w:pPr>
        <w:ind w:left="840" w:hanging="420"/>
      </w:pPr>
    </w:lvl>
    <w:lvl w:ilvl="3" w:tplc="0409000F" w:tentative="1">
      <w:start w:val="1"/>
      <w:numFmt w:val="decimal"/>
      <w:lvlText w:val="%4."/>
      <w:lvlJc w:val="left"/>
      <w:pPr>
        <w:ind w:left="1260" w:hanging="420"/>
      </w:pPr>
    </w:lvl>
    <w:lvl w:ilvl="4" w:tplc="04090017" w:tentative="1">
      <w:start w:val="1"/>
      <w:numFmt w:val="aiueoFullWidth"/>
      <w:lvlText w:val="(%5)"/>
      <w:lvlJc w:val="left"/>
      <w:pPr>
        <w:ind w:left="1680" w:hanging="420"/>
      </w:pPr>
    </w:lvl>
    <w:lvl w:ilvl="5" w:tplc="04090011" w:tentative="1">
      <w:start w:val="1"/>
      <w:numFmt w:val="decimalEnclosedCircle"/>
      <w:lvlText w:val="%6"/>
      <w:lvlJc w:val="left"/>
      <w:pPr>
        <w:ind w:left="2100" w:hanging="420"/>
      </w:pPr>
    </w:lvl>
    <w:lvl w:ilvl="6" w:tplc="0409000F" w:tentative="1">
      <w:start w:val="1"/>
      <w:numFmt w:val="decimal"/>
      <w:lvlText w:val="%7."/>
      <w:lvlJc w:val="left"/>
      <w:pPr>
        <w:ind w:left="2520" w:hanging="420"/>
      </w:pPr>
    </w:lvl>
    <w:lvl w:ilvl="7" w:tplc="04090017" w:tentative="1">
      <w:start w:val="1"/>
      <w:numFmt w:val="aiueoFullWidth"/>
      <w:lvlText w:val="(%8)"/>
      <w:lvlJc w:val="left"/>
      <w:pPr>
        <w:ind w:left="2940" w:hanging="420"/>
      </w:pPr>
    </w:lvl>
    <w:lvl w:ilvl="8" w:tplc="04090011" w:tentative="1">
      <w:start w:val="1"/>
      <w:numFmt w:val="decimalEnclosedCircle"/>
      <w:lvlText w:val="%9"/>
      <w:lvlJc w:val="left"/>
      <w:pPr>
        <w:ind w:left="3360" w:hanging="420"/>
      </w:pPr>
    </w:lvl>
  </w:abstractNum>
  <w:num w:numId="1">
    <w:abstractNumId w:val="7"/>
  </w:num>
  <w:num w:numId="2">
    <w:abstractNumId w:val="31"/>
  </w:num>
  <w:num w:numId="3">
    <w:abstractNumId w:val="16"/>
  </w:num>
  <w:num w:numId="4">
    <w:abstractNumId w:val="21"/>
  </w:num>
  <w:num w:numId="5">
    <w:abstractNumId w:val="27"/>
  </w:num>
  <w:num w:numId="6">
    <w:abstractNumId w:val="5"/>
  </w:num>
  <w:num w:numId="7">
    <w:abstractNumId w:val="25"/>
  </w:num>
  <w:num w:numId="8">
    <w:abstractNumId w:val="26"/>
  </w:num>
  <w:num w:numId="9">
    <w:abstractNumId w:val="18"/>
  </w:num>
  <w:num w:numId="10">
    <w:abstractNumId w:val="23"/>
  </w:num>
  <w:num w:numId="11">
    <w:abstractNumId w:val="13"/>
  </w:num>
  <w:num w:numId="12">
    <w:abstractNumId w:val="10"/>
  </w:num>
  <w:num w:numId="13">
    <w:abstractNumId w:val="24"/>
  </w:num>
  <w:num w:numId="14">
    <w:abstractNumId w:val="12"/>
  </w:num>
  <w:num w:numId="15">
    <w:abstractNumId w:val="30"/>
  </w:num>
  <w:num w:numId="16">
    <w:abstractNumId w:val="29"/>
  </w:num>
  <w:num w:numId="17">
    <w:abstractNumId w:val="14"/>
  </w:num>
  <w:num w:numId="18">
    <w:abstractNumId w:val="0"/>
  </w:num>
  <w:num w:numId="19">
    <w:abstractNumId w:val="8"/>
  </w:num>
  <w:num w:numId="20">
    <w:abstractNumId w:val="32"/>
  </w:num>
  <w:num w:numId="21">
    <w:abstractNumId w:val="15"/>
  </w:num>
  <w:num w:numId="22">
    <w:abstractNumId w:val="2"/>
  </w:num>
  <w:num w:numId="23">
    <w:abstractNumId w:val="19"/>
  </w:num>
  <w:num w:numId="24">
    <w:abstractNumId w:val="22"/>
  </w:num>
  <w:num w:numId="25">
    <w:abstractNumId w:val="1"/>
  </w:num>
  <w:num w:numId="26">
    <w:abstractNumId w:val="4"/>
  </w:num>
  <w:num w:numId="27">
    <w:abstractNumId w:val="33"/>
  </w:num>
  <w:num w:numId="28">
    <w:abstractNumId w:val="17"/>
  </w:num>
  <w:num w:numId="29">
    <w:abstractNumId w:val="34"/>
  </w:num>
  <w:num w:numId="30">
    <w:abstractNumId w:val="6"/>
  </w:num>
  <w:num w:numId="31">
    <w:abstractNumId w:val="9"/>
  </w:num>
  <w:num w:numId="32">
    <w:abstractNumId w:val="3"/>
  </w:num>
  <w:num w:numId="33">
    <w:abstractNumId w:val="28"/>
  </w:num>
  <w:num w:numId="34">
    <w:abstractNumId w:val="20"/>
  </w:num>
  <w:num w:numId="35">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67D"/>
    <w:rsid w:val="00083B04"/>
    <w:rsid w:val="000F13D4"/>
    <w:rsid w:val="002136CA"/>
    <w:rsid w:val="00262C5D"/>
    <w:rsid w:val="002A67AD"/>
    <w:rsid w:val="002C739F"/>
    <w:rsid w:val="003038E4"/>
    <w:rsid w:val="00395F38"/>
    <w:rsid w:val="005A34A4"/>
    <w:rsid w:val="005D0843"/>
    <w:rsid w:val="005D67AA"/>
    <w:rsid w:val="005F042A"/>
    <w:rsid w:val="006565B6"/>
    <w:rsid w:val="006F069E"/>
    <w:rsid w:val="008E767D"/>
    <w:rsid w:val="008F4DB6"/>
    <w:rsid w:val="0097082E"/>
    <w:rsid w:val="00BF69EA"/>
    <w:rsid w:val="00C37EA1"/>
    <w:rsid w:val="00C56180"/>
    <w:rsid w:val="00D22877"/>
    <w:rsid w:val="00D913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740E384F"/>
  <w15:chartTrackingRefBased/>
  <w15:docId w15:val="{4DA8235F-2705-47FB-86BC-3FB9A5707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E767D"/>
    <w:pPr>
      <w:ind w:leftChars="400" w:left="840"/>
    </w:pPr>
  </w:style>
  <w:style w:type="paragraph" w:styleId="a4">
    <w:name w:val="header"/>
    <w:basedOn w:val="a"/>
    <w:link w:val="a5"/>
    <w:uiPriority w:val="99"/>
    <w:unhideWhenUsed/>
    <w:rsid w:val="006565B6"/>
    <w:pPr>
      <w:tabs>
        <w:tab w:val="center" w:pos="4252"/>
        <w:tab w:val="right" w:pos="8504"/>
      </w:tabs>
      <w:snapToGrid w:val="0"/>
    </w:pPr>
  </w:style>
  <w:style w:type="character" w:customStyle="1" w:styleId="a5">
    <w:name w:val="ヘッダー (文字)"/>
    <w:basedOn w:val="a0"/>
    <w:link w:val="a4"/>
    <w:uiPriority w:val="99"/>
    <w:rsid w:val="006565B6"/>
  </w:style>
  <w:style w:type="paragraph" w:styleId="a6">
    <w:name w:val="footer"/>
    <w:basedOn w:val="a"/>
    <w:link w:val="a7"/>
    <w:uiPriority w:val="99"/>
    <w:unhideWhenUsed/>
    <w:rsid w:val="006565B6"/>
    <w:pPr>
      <w:tabs>
        <w:tab w:val="center" w:pos="4252"/>
        <w:tab w:val="right" w:pos="8504"/>
      </w:tabs>
      <w:snapToGrid w:val="0"/>
    </w:pPr>
  </w:style>
  <w:style w:type="character" w:customStyle="1" w:styleId="a7">
    <w:name w:val="フッター (文字)"/>
    <w:basedOn w:val="a0"/>
    <w:link w:val="a6"/>
    <w:uiPriority w:val="99"/>
    <w:rsid w:val="006565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970</Words>
  <Characters>5535</Characters>
  <Application>Microsoft Office Word</Application>
  <DocSecurity>0</DocSecurity>
  <Lines>46</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雄司 山内</dc:creator>
  <cp:keywords/>
  <dc:description/>
  <cp:lastModifiedBy>ヘルプデスクセンター（JUSPO）</cp:lastModifiedBy>
  <cp:revision>2</cp:revision>
  <dcterms:created xsi:type="dcterms:W3CDTF">2021-02-18T10:14:00Z</dcterms:created>
  <dcterms:modified xsi:type="dcterms:W3CDTF">2021-02-18T10:14:00Z</dcterms:modified>
</cp:coreProperties>
</file>