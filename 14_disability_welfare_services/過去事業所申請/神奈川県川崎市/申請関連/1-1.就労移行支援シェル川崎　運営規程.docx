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A0706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085697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98343A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8CAF098"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E7DBAD0"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FAF9066"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F3CB12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C2CEB4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7F12F4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BCE3DB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6E0017D"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B065606" w14:textId="5669098B"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sidRPr="008F4DB6">
        <w:rPr>
          <w:rFonts w:ascii="BIZ UDPゴシック" w:eastAsia="BIZ UDPゴシック" w:hAnsi="BIZ UDPゴシック" w:cs="ＭＳ 明朝" w:hint="eastAsia"/>
          <w:color w:val="000000"/>
          <w:kern w:val="0"/>
          <w:sz w:val="72"/>
          <w:szCs w:val="72"/>
        </w:rPr>
        <w:t>一般社団法人アンマー</w:t>
      </w:r>
    </w:p>
    <w:p w14:paraId="5D5FF17A" w14:textId="77777777" w:rsid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sidRPr="008F4DB6">
        <w:rPr>
          <w:rFonts w:ascii="BIZ UDPゴシック" w:eastAsia="BIZ UDPゴシック" w:hAnsi="BIZ UDPゴシック" w:cs="ＭＳ 明朝" w:hint="eastAsia"/>
          <w:color w:val="000000"/>
          <w:kern w:val="0"/>
          <w:sz w:val="72"/>
          <w:szCs w:val="72"/>
        </w:rPr>
        <w:t xml:space="preserve">就労移行支援　</w:t>
      </w:r>
    </w:p>
    <w:p w14:paraId="16A0022C" w14:textId="63B88C97"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sidRPr="008F4DB6">
        <w:rPr>
          <w:rFonts w:ascii="BIZ UDPゴシック" w:eastAsia="BIZ UDPゴシック" w:hAnsi="BIZ UDPゴシック" w:cs="ＭＳ 明朝" w:hint="eastAsia"/>
          <w:color w:val="000000"/>
          <w:kern w:val="0"/>
          <w:sz w:val="72"/>
          <w:szCs w:val="72"/>
        </w:rPr>
        <w:t>シェル</w:t>
      </w:r>
      <w:r w:rsidR="006565B6">
        <w:rPr>
          <w:rFonts w:ascii="BIZ UDPゴシック" w:eastAsia="BIZ UDPゴシック" w:hAnsi="BIZ UDPゴシック" w:cs="ＭＳ 明朝" w:hint="eastAsia"/>
          <w:color w:val="000000"/>
          <w:kern w:val="0"/>
          <w:sz w:val="72"/>
          <w:szCs w:val="72"/>
        </w:rPr>
        <w:t xml:space="preserve">　</w:t>
      </w:r>
      <w:r w:rsidR="00C37EA1">
        <w:rPr>
          <w:rFonts w:ascii="BIZ UDPゴシック" w:eastAsia="BIZ UDPゴシック" w:hAnsi="BIZ UDPゴシック" w:cs="ＭＳ 明朝" w:hint="eastAsia"/>
          <w:color w:val="000000"/>
          <w:kern w:val="0"/>
          <w:sz w:val="72"/>
          <w:szCs w:val="72"/>
        </w:rPr>
        <w:t>川崎</w:t>
      </w:r>
    </w:p>
    <w:p w14:paraId="5C45720F" w14:textId="77777777"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p>
    <w:p w14:paraId="73173E42" w14:textId="716F4826" w:rsidR="008F4DB6" w:rsidRPr="008F4DB6" w:rsidRDefault="008F4DB6" w:rsidP="008F4DB6">
      <w:pPr>
        <w:overflowPunct w:val="0"/>
        <w:jc w:val="center"/>
        <w:textAlignment w:val="baseline"/>
        <w:rPr>
          <w:rFonts w:ascii="BIZ UDPゴシック" w:eastAsia="BIZ UDPゴシック" w:hAnsi="BIZ UDPゴシック" w:cs="ＭＳ 明朝"/>
          <w:color w:val="000000"/>
          <w:kern w:val="0"/>
          <w:sz w:val="72"/>
          <w:szCs w:val="72"/>
        </w:rPr>
      </w:pPr>
      <w:r>
        <w:rPr>
          <w:rFonts w:ascii="BIZ UDPゴシック" w:eastAsia="BIZ UDPゴシック" w:hAnsi="BIZ UDPゴシック" w:cs="ＭＳ 明朝" w:hint="eastAsia"/>
          <w:color w:val="000000"/>
          <w:kern w:val="0"/>
          <w:sz w:val="72"/>
          <w:szCs w:val="72"/>
        </w:rPr>
        <w:t>運営規定Ver1.0</w:t>
      </w:r>
    </w:p>
    <w:p w14:paraId="0DA1086F"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04116B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5D0944F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290D79C"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79DA33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BDFB61B"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297B1A"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66500D15"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768B4817"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0190C60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31374EA1"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1D57C2C4"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4D7A0B92" w14:textId="77777777" w:rsidR="008F4DB6" w:rsidRDefault="008F4DB6" w:rsidP="008E767D">
      <w:pPr>
        <w:overflowPunct w:val="0"/>
        <w:textAlignment w:val="baseline"/>
        <w:rPr>
          <w:rFonts w:ascii="BIZ UDPゴシック" w:eastAsia="BIZ UDPゴシック" w:hAnsi="BIZ UDPゴシック" w:cs="ＭＳ 明朝"/>
          <w:color w:val="000000"/>
          <w:kern w:val="0"/>
          <w:sz w:val="22"/>
        </w:rPr>
      </w:pPr>
    </w:p>
    <w:p w14:paraId="24D26CA0" w14:textId="35E45CC5"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79E05D9" w14:textId="3B009701" w:rsidR="008E767D" w:rsidRPr="002A67AD" w:rsidRDefault="002A67AD" w:rsidP="008E767D">
      <w:pPr>
        <w:overflowPunct w:val="0"/>
        <w:jc w:val="center"/>
        <w:textAlignment w:val="baseline"/>
        <w:rPr>
          <w:rFonts w:ascii="BIZ UDPゴシック" w:eastAsia="BIZ UDPゴシック" w:hAnsi="BIZ UDPゴシック" w:cs="Times New Roman"/>
          <w:color w:val="000000"/>
          <w:spacing w:val="2"/>
          <w:kern w:val="0"/>
          <w:sz w:val="22"/>
        </w:rPr>
      </w:pPr>
      <w:r>
        <w:rPr>
          <w:rFonts w:ascii="BIZ UDPゴシック" w:eastAsia="BIZ UDPゴシック" w:hAnsi="BIZ UDPゴシック" w:cs="ＭＳ 明朝" w:hint="eastAsia"/>
          <w:color w:val="000000"/>
          <w:kern w:val="0"/>
          <w:sz w:val="22"/>
        </w:rPr>
        <w:lastRenderedPageBreak/>
        <w:t xml:space="preserve">就労移行支援　</w:t>
      </w:r>
      <w:r w:rsidR="008E767D" w:rsidRPr="002A67AD">
        <w:rPr>
          <w:rFonts w:ascii="BIZ UDPゴシック" w:eastAsia="BIZ UDPゴシック" w:hAnsi="BIZ UDPゴシック" w:cs="ＭＳ 明朝" w:hint="eastAsia"/>
          <w:color w:val="000000"/>
          <w:kern w:val="0"/>
          <w:sz w:val="22"/>
        </w:rPr>
        <w:t>シェル</w:t>
      </w:r>
      <w:r w:rsidR="00C37EA1">
        <w:rPr>
          <w:rFonts w:ascii="BIZ UDPゴシック" w:eastAsia="BIZ UDPゴシック" w:hAnsi="BIZ UDPゴシック" w:cs="ＭＳ 明朝" w:hint="eastAsia"/>
          <w:color w:val="000000"/>
          <w:kern w:val="0"/>
          <w:sz w:val="22"/>
        </w:rPr>
        <w:t>川崎</w:t>
      </w:r>
      <w:r w:rsidR="008E767D" w:rsidRPr="002A67AD">
        <w:rPr>
          <w:rFonts w:ascii="BIZ UDPゴシック" w:eastAsia="BIZ UDPゴシック" w:hAnsi="BIZ UDPゴシック" w:cs="ＭＳ 明朝" w:hint="eastAsia"/>
          <w:color w:val="000000"/>
          <w:kern w:val="0"/>
          <w:sz w:val="22"/>
        </w:rPr>
        <w:t xml:space="preserve">　運営規程</w:t>
      </w:r>
    </w:p>
    <w:p w14:paraId="445339D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DF999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（事業の目的）</w:t>
      </w:r>
    </w:p>
    <w:p w14:paraId="6813380C" w14:textId="46F06062" w:rsidR="008E767D" w:rsidRPr="002A67AD" w:rsidRDefault="008E767D"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一般社団法人アンマー（以下「事業者」という。）が設置する</w:t>
      </w:r>
      <w:r w:rsidR="002A67AD" w:rsidRPr="002A67AD">
        <w:rPr>
          <w:rFonts w:ascii="BIZ UDPゴシック" w:eastAsia="BIZ UDPゴシック" w:hAnsi="BIZ UDPゴシック" w:cs="ＭＳ 明朝" w:hint="eastAsia"/>
          <w:color w:val="000000"/>
          <w:kern w:val="0"/>
          <w:sz w:val="22"/>
        </w:rPr>
        <w:t>就労移行支援施設　シェル</w:t>
      </w:r>
      <w:r w:rsidR="00C37EA1">
        <w:rPr>
          <w:rFonts w:ascii="BIZ UDPゴシック" w:eastAsia="BIZ UDPゴシック" w:hAnsi="BIZ UDPゴシック" w:cs="ＭＳ 明朝" w:hint="eastAsia"/>
          <w:color w:val="000000"/>
          <w:kern w:val="0"/>
          <w:sz w:val="22"/>
        </w:rPr>
        <w:t>川崎</w:t>
      </w:r>
      <w:r w:rsidRPr="002A67AD">
        <w:rPr>
          <w:rFonts w:ascii="BIZ UDPゴシック" w:eastAsia="BIZ UDPゴシック" w:hAnsi="BIZ UDPゴシック" w:cs="ＭＳ 明朝" w:hint="eastAsia"/>
          <w:color w:val="000000"/>
          <w:kern w:val="0"/>
          <w:sz w:val="22"/>
        </w:rPr>
        <w:t>（以下「事業所」という。）において実施する指定障害福祉サービス事業の就労移行支援（以下「指定就労移行支援」という。）の適性な運営を管理するために必要な人員及び運営管理に関する事項を定め指定就労移行支援の円滑な運営管理を図るとともに、利用者の意思及び人格を尊重して、常に当該利用者の立場に立った適切な指定就労移行支援の提供を確保することを目的とする。</w:t>
      </w:r>
    </w:p>
    <w:p w14:paraId="445A25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515ED84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（運営の方針）</w:t>
      </w:r>
    </w:p>
    <w:p w14:paraId="3E9CF284" w14:textId="62699065" w:rsidR="008E767D" w:rsidRPr="002A67AD" w:rsidRDefault="008E767D" w:rsidP="002A67A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事業者は、</w:t>
      </w:r>
      <w:r w:rsidR="002A67AD" w:rsidRPr="002A67AD">
        <w:rPr>
          <w:rFonts w:ascii="BIZ UDPゴシック" w:eastAsia="BIZ UDPゴシック" w:hAnsi="BIZ UDPゴシック" w:cs="ＭＳ 明朝" w:hint="eastAsia"/>
          <w:color w:val="000000"/>
          <w:kern w:val="0"/>
          <w:sz w:val="22"/>
        </w:rPr>
        <w:t>就労移行支援</w:t>
      </w:r>
      <w:r w:rsidRPr="002A67AD">
        <w:rPr>
          <w:rFonts w:ascii="BIZ UDPゴシック" w:eastAsia="BIZ UDPゴシック" w:hAnsi="BIZ UDPゴシック" w:cs="ＭＳ 明朝" w:hint="eastAsia"/>
          <w:color w:val="000000"/>
          <w:kern w:val="0"/>
          <w:sz w:val="22"/>
        </w:rPr>
        <w:t>の実施に当たり、利用者が基本的人権を享有する個人としての尊厳にふさわしい日常生活又は社会生活を営むことができるよう、利用者に対して就労の機会を提供するとともに、生産活動その他の活動の機会の提供を通じて、知識及び能力の向上のために必要な訓練その他の便宜を適切かつ効果的に行うものとする。</w:t>
      </w:r>
    </w:p>
    <w:p w14:paraId="50ABA832" w14:textId="77777777" w:rsidR="002A67AD" w:rsidRDefault="002A67A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事業者は、指定就労移行支援の実施に当たっては、利用者が基本的人権を享有する個</w:t>
      </w:r>
      <w:r w:rsidRPr="002A67AD">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人としての尊厳にふさわしい日常生活又は社会生活を営むことができるよう、当該利用者に対して２年間に渡り生産活動、その他の活動の機会を通じて、就労に必要な知識及び能力の向上の為に必要な訓練その他の便宜を適切かつ効果的に行うものとする。</w:t>
      </w:r>
    </w:p>
    <w:p w14:paraId="67266CF5" w14:textId="77777777" w:rsidR="002A67A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事業者は、事業の実施に当たっては、地域との結び付きを重視し、市町村、他の障害福祉サービス事業者その他の保健医療サービス及び福祉サービスを提供する者との連携に努めるものとする。</w:t>
      </w:r>
    </w:p>
    <w:p w14:paraId="204B623B" w14:textId="7544B025" w:rsidR="008E767D" w:rsidRPr="002A67AD" w:rsidRDefault="008E767D" w:rsidP="002A67AD">
      <w:pPr>
        <w:pStyle w:val="a3"/>
        <w:numPr>
          <w:ilvl w:val="1"/>
          <w:numId w:val="9"/>
        </w:numPr>
        <w:overflowPunct w:val="0"/>
        <w:ind w:leftChars="66" w:left="424" w:hangingChars="128" w:hanging="284"/>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事業の実施に当たっては、前三項の他、障害者の日常生活及び社会生活を総合的に支援するための法律（平成１７年法律第１２３号。以下「法」という。）及び関係法令等を遵守する。</w:t>
      </w:r>
    </w:p>
    <w:p w14:paraId="070436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7AF31C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（事業所の名称等）</w:t>
      </w:r>
    </w:p>
    <w:p w14:paraId="27162B03" w14:textId="39F56C04"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事業所の名称及び所在地は、次のとおりとする。</w:t>
      </w:r>
    </w:p>
    <w:p w14:paraId="187CEC02" w14:textId="55B0B2F8"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名称　　</w:t>
      </w:r>
      <w:r w:rsidR="002A67AD">
        <w:rPr>
          <w:rFonts w:ascii="BIZ UDPゴシック" w:eastAsia="BIZ UDPゴシック" w:hAnsi="BIZ UDPゴシック" w:cs="ＭＳ 明朝" w:hint="eastAsia"/>
          <w:color w:val="000000"/>
          <w:kern w:val="0"/>
          <w:sz w:val="22"/>
        </w:rPr>
        <w:t xml:space="preserve">　</w:t>
      </w:r>
      <w:r w:rsidR="002A67AD">
        <w:rPr>
          <w:rFonts w:ascii="BIZ UDPゴシック" w:eastAsia="BIZ UDPゴシック" w:hAnsi="BIZ UDPゴシック" w:cs="ＭＳ 明朝"/>
          <w:color w:val="000000"/>
          <w:kern w:val="0"/>
          <w:sz w:val="22"/>
        </w:rPr>
        <w:tab/>
      </w:r>
      <w:r w:rsidR="002A67AD" w:rsidRPr="002A67AD">
        <w:rPr>
          <w:rFonts w:ascii="BIZ UDPゴシック" w:eastAsia="BIZ UDPゴシック" w:hAnsi="BIZ UDPゴシック" w:cs="ＭＳ 明朝" w:hint="eastAsia"/>
          <w:color w:val="000000"/>
          <w:kern w:val="0"/>
          <w:sz w:val="22"/>
        </w:rPr>
        <w:t>就労移行支援施設　シェル</w:t>
      </w:r>
      <w:r w:rsidR="00C37EA1">
        <w:rPr>
          <w:rFonts w:ascii="BIZ UDPゴシック" w:eastAsia="BIZ UDPゴシック" w:hAnsi="BIZ UDPゴシック" w:cs="ＭＳ 明朝" w:hint="eastAsia"/>
          <w:color w:val="000000"/>
          <w:kern w:val="0"/>
          <w:sz w:val="22"/>
        </w:rPr>
        <w:t>川崎</w:t>
      </w:r>
    </w:p>
    <w:p w14:paraId="0B76BB02" w14:textId="2FCA581F" w:rsidR="008E767D" w:rsidRPr="002A67AD" w:rsidRDefault="008E767D" w:rsidP="002A67AD">
      <w:pPr>
        <w:pStyle w:val="a3"/>
        <w:numPr>
          <w:ilvl w:val="0"/>
          <w:numId w:val="12"/>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所在地</w:t>
      </w:r>
      <w:r w:rsidR="002A67AD">
        <w:rPr>
          <w:rFonts w:ascii="BIZ UDPゴシック" w:eastAsia="BIZ UDPゴシック" w:hAnsi="BIZ UDPゴシック" w:cs="ＭＳ 明朝"/>
          <w:color w:val="000000"/>
          <w:kern w:val="0"/>
          <w:sz w:val="22"/>
        </w:rPr>
        <w:tab/>
      </w:r>
      <w:r w:rsidR="002A67AD">
        <w:rPr>
          <w:rFonts w:ascii="BIZ UDPゴシック" w:eastAsia="BIZ UDPゴシック" w:hAnsi="BIZ UDPゴシック" w:cs="ＭＳ 明朝" w:hint="eastAsia"/>
          <w:color w:val="000000"/>
          <w:kern w:val="0"/>
          <w:sz w:val="22"/>
        </w:rPr>
        <w:t>神奈川県</w:t>
      </w:r>
      <w:r w:rsidR="00C37EA1">
        <w:rPr>
          <w:rFonts w:ascii="BIZ UDPゴシック" w:eastAsia="BIZ UDPゴシック" w:hAnsi="BIZ UDPゴシック" w:cs="ＭＳ 明朝" w:hint="eastAsia"/>
          <w:color w:val="000000"/>
          <w:kern w:val="0"/>
          <w:sz w:val="22"/>
        </w:rPr>
        <w:t>川崎市</w:t>
      </w:r>
    </w:p>
    <w:p w14:paraId="64F0EAA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966177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（職員の職種、員数及び職務内容）</w:t>
      </w:r>
    </w:p>
    <w:p w14:paraId="2C9E855F" w14:textId="35CE3620"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事業所に勤務する職員の職種、員数及び職務内容は次のとおりとする。</w:t>
      </w:r>
    </w:p>
    <w:p w14:paraId="586F6B3F" w14:textId="51A5634A"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管理者　１名（常勤職員）</w:t>
      </w:r>
    </w:p>
    <w:p w14:paraId="490DA6DA" w14:textId="42549D76" w:rsidR="008E767D" w:rsidRPr="002A67AD" w:rsidRDefault="008E767D" w:rsidP="005A34A4">
      <w:pPr>
        <w:overflowPunct w:val="0"/>
        <w:ind w:left="222" w:hangingChars="100" w:hanging="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　</w:t>
      </w:r>
      <w:r w:rsidR="0097082E" w:rsidRPr="002A67AD">
        <w:rPr>
          <w:rFonts w:ascii="BIZ UDPゴシック" w:eastAsia="BIZ UDPゴシック" w:hAnsi="BIZ UDPゴシック" w:cs="ＭＳ 明朝" w:hint="eastAsia"/>
          <w:color w:val="000000"/>
          <w:kern w:val="0"/>
          <w:sz w:val="22"/>
        </w:rPr>
        <w:t xml:space="preserve">　</w:t>
      </w:r>
      <w:r w:rsidRPr="002A67AD">
        <w:rPr>
          <w:rFonts w:ascii="BIZ UDPゴシック" w:eastAsia="BIZ UDPゴシック" w:hAnsi="BIZ UDPゴシック" w:cs="ＭＳ 明朝" w:hint="eastAsia"/>
          <w:color w:val="000000"/>
          <w:kern w:val="0"/>
          <w:sz w:val="22"/>
        </w:rPr>
        <w:t>管理者は、事務所の職員の管理及び業務の管理を一元的に行うとともに、事業所の職員に対し法令等を遵守させるために必要な指揮命令を行う。</w:t>
      </w:r>
    </w:p>
    <w:p w14:paraId="2BC6DAE7" w14:textId="7A6C1CD0" w:rsidR="008E767D" w:rsidRPr="002A67AD"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サービス管理責任者　１名（常勤職員）</w:t>
      </w:r>
    </w:p>
    <w:p w14:paraId="06C8A45E" w14:textId="77777777" w:rsidR="008E767D" w:rsidRPr="002A67AD" w:rsidRDefault="008E767D" w:rsidP="005A34A4">
      <w:pPr>
        <w:overflowPunct w:val="0"/>
        <w:ind w:leftChars="100" w:left="21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適切な方法により、利用者の有する能力、置かれている環境及び日常生活全般の状況等の評価を通じて利用者の希望する生活や課題等の把握（以下「アセスメント」という。）を行い、利用者が基本的人権を享有する個人としての尊厳にふさわしい日常生活を営むこと</w:t>
      </w:r>
      <w:r w:rsidRPr="002A67AD">
        <w:rPr>
          <w:rFonts w:ascii="BIZ UDPゴシック" w:eastAsia="BIZ UDPゴシック" w:hAnsi="BIZ UDPゴシック" w:cs="ＭＳ 明朝" w:hint="eastAsia"/>
          <w:color w:val="000000"/>
          <w:kern w:val="0"/>
          <w:sz w:val="22"/>
        </w:rPr>
        <w:lastRenderedPageBreak/>
        <w:t xml:space="preserve">が出来るように支援内容を検討すること。　</w:t>
      </w:r>
    </w:p>
    <w:p w14:paraId="5A565275" w14:textId="3237FE53" w:rsidR="0097082E" w:rsidRPr="002A67AD"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アセスメント及び支援内容の検討内容の検討結果に基づき、事業所が提供するサービスが指定就労移行支援においては「就労移行支援計画」の原案を作成すること。</w:t>
      </w:r>
    </w:p>
    <w:p w14:paraId="52776183" w14:textId="77777777" w:rsidR="008E767D" w:rsidRPr="002A67AD" w:rsidRDefault="008E767D" w:rsidP="008E767D">
      <w:pPr>
        <w:pStyle w:val="a3"/>
        <w:numPr>
          <w:ilvl w:val="0"/>
          <w:numId w:val="1"/>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就労移行支援計画の原案内容を利用者に対して説明し、文書により利用者の同意を得た上で、作成した就労移行支援計画を利用者に交付すること。</w:t>
      </w:r>
    </w:p>
    <w:p w14:paraId="48E4C458" w14:textId="671FD02D" w:rsidR="008E767D" w:rsidRPr="002A67AD"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就労継続支援Ｂ型計画作成後、計画の実施状況の把握（利用者について継続的</w:t>
      </w:r>
    </w:p>
    <w:p w14:paraId="0B4D3113" w14:textId="77777777" w:rsidR="008E767D" w:rsidRPr="005A34A4" w:rsidRDefault="008E767D" w:rsidP="005A34A4">
      <w:pPr>
        <w:pStyle w:val="a3"/>
        <w:overflowPunct w:val="0"/>
        <w:ind w:leftChars="0" w:left="117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なアセスメントを含む。以下「モニタリング」という。）を行うとともに、少なくとも６ヶ月に１回以上就労継続支援Ｂ型計画の見直しを行い、必要に応じて就労継続支援Ｂ型計画を変更すること。</w:t>
      </w:r>
    </w:p>
    <w:p w14:paraId="5BE8E62C" w14:textId="47CD72E5"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就労移行支援計画作成後、モニタリングを行うとともに、少なくとも</w:t>
      </w:r>
      <w:r w:rsidR="0097082E" w:rsidRPr="005A34A4">
        <w:rPr>
          <w:rFonts w:ascii="BIZ UDPゴシック" w:eastAsia="BIZ UDPゴシック" w:hAnsi="BIZ UDPゴシック" w:cs="ＭＳ 明朝" w:hint="eastAsia"/>
          <w:color w:val="000000"/>
          <w:kern w:val="0"/>
          <w:sz w:val="22"/>
        </w:rPr>
        <w:t>3</w:t>
      </w:r>
      <w:r w:rsidRPr="005A34A4">
        <w:rPr>
          <w:rFonts w:ascii="BIZ UDPゴシック" w:eastAsia="BIZ UDPゴシック" w:hAnsi="BIZ UDPゴシック" w:cs="ＭＳ 明朝" w:hint="eastAsia"/>
          <w:color w:val="000000"/>
          <w:kern w:val="0"/>
          <w:sz w:val="22"/>
        </w:rPr>
        <w:t>ヶ月に        １回以上就労移行支援計画の見直しを行い、必要に応じて就労移行支援計画を変更すること。</w:t>
      </w:r>
    </w:p>
    <w:p w14:paraId="5D59A734" w14:textId="41B90C68" w:rsidR="008E767D" w:rsidRPr="005A34A4" w:rsidRDefault="008E767D" w:rsidP="005A34A4">
      <w:pPr>
        <w:pStyle w:val="a3"/>
        <w:numPr>
          <w:ilvl w:val="0"/>
          <w:numId w:val="1"/>
        </w:numPr>
        <w:overflowPunct w:val="0"/>
        <w:ind w:leftChars="0"/>
        <w:textAlignment w:val="baseline"/>
        <w:rPr>
          <w:rFonts w:ascii="BIZ UDPゴシック" w:eastAsia="BIZ UDPゴシック" w:hAnsi="BIZ UDPゴシック" w:cs="ＭＳ 明朝"/>
          <w:color w:val="000000"/>
          <w:kern w:val="0"/>
          <w:sz w:val="22"/>
        </w:rPr>
      </w:pPr>
      <w:r w:rsidRPr="005A34A4">
        <w:rPr>
          <w:rFonts w:ascii="BIZ UDPゴシック" w:eastAsia="BIZ UDPゴシック" w:hAnsi="BIZ UDPゴシック" w:cs="ＭＳ 明朝" w:hint="eastAsia"/>
          <w:color w:val="000000"/>
          <w:kern w:val="0"/>
          <w:sz w:val="22"/>
        </w:rPr>
        <w:t>利用申込者の心身の状況等の把握、利用者の基本的人権を享有する個人としての尊厳にふさわしい日常生活に向けた検討、他の職員に対する技術指導又は助言等を行うこと。</w:t>
      </w:r>
    </w:p>
    <w:p w14:paraId="21DF26F6" w14:textId="7ABB8682" w:rsidR="008E767D" w:rsidRPr="005A34A4" w:rsidRDefault="008E767D" w:rsidP="005A34A4">
      <w:pPr>
        <w:pStyle w:val="a3"/>
        <w:numPr>
          <w:ilvl w:val="0"/>
          <w:numId w:val="14"/>
        </w:numPr>
        <w:overflowPunct w:val="0"/>
        <w:ind w:leftChars="0" w:hanging="278"/>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前２項以外の職員の職種、員数及び職務の内容は次のとおりとする。但し、職業指導</w:t>
      </w:r>
      <w:r w:rsidR="0097082E" w:rsidRPr="005A34A4">
        <w:rPr>
          <w:rFonts w:ascii="BIZ UDPゴシック" w:eastAsia="BIZ UDPゴシック" w:hAnsi="BIZ UDPゴシック" w:cs="ＭＳ 明朝"/>
          <w:color w:val="000000"/>
          <w:kern w:val="0"/>
          <w:sz w:val="22"/>
        </w:rPr>
        <w:t xml:space="preserve">　</w:t>
      </w:r>
      <w:r w:rsidR="0097082E" w:rsidRPr="005A34A4">
        <w:rPr>
          <w:rFonts w:ascii="BIZ UDPゴシック" w:eastAsia="BIZ UDPゴシック" w:hAnsi="BIZ UDPゴシック" w:cs="ＭＳ 明朝" w:hint="eastAsia"/>
          <w:color w:val="000000"/>
          <w:kern w:val="0"/>
          <w:sz w:val="22"/>
        </w:rPr>
        <w:t>員</w:t>
      </w:r>
      <w:r w:rsidRPr="005A34A4">
        <w:rPr>
          <w:rFonts w:ascii="BIZ UDPゴシック" w:eastAsia="BIZ UDPゴシック" w:hAnsi="BIZ UDPゴシック" w:cs="ＭＳ 明朝" w:hint="eastAsia"/>
          <w:color w:val="000000"/>
          <w:kern w:val="0"/>
          <w:sz w:val="22"/>
        </w:rPr>
        <w:t>、生活支援員及び就労支援員のうち、いずれか１名以上は常勤職員とする。</w:t>
      </w:r>
    </w:p>
    <w:p w14:paraId="716EBE74" w14:textId="0DE21564" w:rsidR="008E767D" w:rsidRPr="005A34A4"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5A34A4">
        <w:rPr>
          <w:rFonts w:ascii="BIZ UDPゴシック" w:eastAsia="BIZ UDPゴシック" w:hAnsi="BIZ UDPゴシック" w:cs="ＭＳ 明朝" w:hint="eastAsia"/>
          <w:color w:val="000000"/>
          <w:kern w:val="0"/>
          <w:sz w:val="22"/>
        </w:rPr>
        <w:t>職業指導員　１名以上（職業指導員又は生活支援員のうち、いずれか１名以上は常勤職員）</w:t>
      </w:r>
      <w:r w:rsidR="005A34A4">
        <w:rPr>
          <w:rFonts w:ascii="BIZ UDPゴシック" w:eastAsia="BIZ UDPゴシック" w:hAnsi="BIZ UDPゴシック" w:cs="ＭＳ 明朝"/>
          <w:color w:val="000000"/>
          <w:kern w:val="0"/>
          <w:sz w:val="22"/>
        </w:rPr>
        <w:br/>
      </w:r>
      <w:r w:rsidRPr="005A34A4">
        <w:rPr>
          <w:rFonts w:ascii="BIZ UDPゴシック" w:eastAsia="BIZ UDPゴシック" w:hAnsi="BIZ UDPゴシック" w:cs="ＭＳ 明朝" w:hint="eastAsia"/>
          <w:color w:val="000000"/>
          <w:kern w:val="0"/>
          <w:sz w:val="22"/>
        </w:rPr>
        <w:t>職業指導員は、就労移行支援計画に基づき、就労に必要な知識及び能力を向上するための訓練等適切な指定就労移行支援の提供に当たる。</w:t>
      </w:r>
    </w:p>
    <w:p w14:paraId="408D6246" w14:textId="3B643215" w:rsidR="008E767D" w:rsidRPr="002A67AD" w:rsidRDefault="008E767D" w:rsidP="005A34A4">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　１名以上</w:t>
      </w:r>
    </w:p>
    <w:p w14:paraId="184AB091" w14:textId="6599FD78" w:rsidR="008E767D" w:rsidRPr="002A67AD" w:rsidRDefault="008E767D" w:rsidP="005A34A4">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生活支援員は就労移行支援計画に基づき、日常生活上の支援、相談、介護を行う。</w:t>
      </w:r>
    </w:p>
    <w:p w14:paraId="046478AE" w14:textId="0745D8A7" w:rsidR="008E767D" w:rsidRPr="002A67AD" w:rsidRDefault="008E767D" w:rsidP="005F042A">
      <w:pPr>
        <w:pStyle w:val="a3"/>
        <w:numPr>
          <w:ilvl w:val="0"/>
          <w:numId w:val="18"/>
        </w:numPr>
        <w:overflowPunct w:val="0"/>
        <w:ind w:leftChars="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就労支援員　１名以上（うち常勤職員１名以上）</w:t>
      </w:r>
    </w:p>
    <w:p w14:paraId="619CB1CA" w14:textId="409BC98D" w:rsidR="008E767D" w:rsidRPr="002A67AD" w:rsidRDefault="008E767D" w:rsidP="005F042A">
      <w:pPr>
        <w:pStyle w:val="a3"/>
        <w:overflowPunct w:val="0"/>
        <w:ind w:leftChars="0" w:left="117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就労支援員は就労移行支援計画に基づき、職場実習のあっせん、求職活動の支　　　　</w:t>
      </w:r>
      <w:r w:rsidR="0097082E" w:rsidRPr="002A67AD">
        <w:rPr>
          <w:rFonts w:ascii="BIZ UDPゴシック" w:eastAsia="BIZ UDPゴシック" w:hAnsi="BIZ UDPゴシック" w:cs="ＭＳ 明朝" w:hint="eastAsia"/>
          <w:color w:val="000000"/>
          <w:kern w:val="0"/>
          <w:sz w:val="22"/>
        </w:rPr>
        <w:t xml:space="preserve">　　</w:t>
      </w:r>
      <w:r w:rsidRPr="002A67AD">
        <w:rPr>
          <w:rFonts w:ascii="BIZ UDPゴシック" w:eastAsia="BIZ UDPゴシック" w:hAnsi="BIZ UDPゴシック" w:cs="ＭＳ 明朝" w:hint="eastAsia"/>
          <w:color w:val="000000"/>
          <w:kern w:val="0"/>
          <w:sz w:val="22"/>
        </w:rPr>
        <w:t>援及び就職後の職場定着のための支援等、適切な就労移行支援の提供に当たる。</w:t>
      </w:r>
    </w:p>
    <w:p w14:paraId="535D722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2F0AE2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（営業日及び営業時間）</w:t>
      </w:r>
    </w:p>
    <w:p w14:paraId="265647FE" w14:textId="417E11FE" w:rsidR="00395F38" w:rsidRPr="006F069E" w:rsidRDefault="008E767D"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事業所の営業日及び営業時間並びにサービス提供日及びサービス提供時間は、次　</w:t>
      </w:r>
      <w:r w:rsidR="00395F38" w:rsidRPr="006F069E">
        <w:rPr>
          <w:rFonts w:ascii="BIZ UDPゴシック" w:eastAsia="BIZ UDPゴシック" w:hAnsi="BIZ UDPゴシック" w:cs="ＭＳ 明朝" w:hint="eastAsia"/>
          <w:color w:val="000000"/>
          <w:kern w:val="0"/>
          <w:sz w:val="22"/>
        </w:rPr>
        <w:t xml:space="preserve">　</w:t>
      </w:r>
    </w:p>
    <w:p w14:paraId="5714A0BB" w14:textId="77777777" w:rsidR="008E767D" w:rsidRPr="002A67AD" w:rsidRDefault="008E767D" w:rsidP="00395F38">
      <w:pPr>
        <w:overflowPunct w:val="0"/>
        <w:ind w:firstLineChars="100" w:firstLine="22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のとおりとする。</w:t>
      </w:r>
    </w:p>
    <w:p w14:paraId="059FA763" w14:textId="7B367A69"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 xml:space="preserve">営業日  </w:t>
      </w:r>
      <w:r w:rsidR="0097082E" w:rsidRPr="006F069E">
        <w:rPr>
          <w:rFonts w:ascii="BIZ UDPゴシック" w:eastAsia="BIZ UDPゴシック" w:hAnsi="BIZ UDPゴシック" w:cs="ＭＳ 明朝" w:hint="eastAsia"/>
          <w:color w:val="000000"/>
          <w:kern w:val="0"/>
          <w:sz w:val="22"/>
        </w:rPr>
        <w:t>月曜日から土曜日までのうち所定の日とする。ただし、国民の祝日、８月１３日から８月１６日、１２月２７日から１月４日までを除く。</w:t>
      </w:r>
    </w:p>
    <w:p w14:paraId="58E53603" w14:textId="77777777" w:rsidR="008E767D" w:rsidRPr="002A67AD"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営業時間　</w:t>
      </w:r>
      <w:r w:rsidR="0097082E" w:rsidRPr="002A67AD">
        <w:rPr>
          <w:rFonts w:ascii="BIZ UDPゴシック" w:eastAsia="BIZ UDPゴシック" w:hAnsi="BIZ UDPゴシック" w:cs="ＭＳ 明朝" w:hint="eastAsia"/>
          <w:color w:val="000000"/>
          <w:kern w:val="0"/>
          <w:sz w:val="22"/>
        </w:rPr>
        <w:t>午前９時００分から午後１５時３０分までとする。</w:t>
      </w:r>
    </w:p>
    <w:p w14:paraId="6C560201" w14:textId="77777777" w:rsidR="00395F38"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サービス提供日　</w:t>
      </w:r>
      <w:r w:rsidR="0097082E" w:rsidRPr="002A67AD">
        <w:rPr>
          <w:rFonts w:ascii="BIZ UDPゴシック" w:eastAsia="BIZ UDPゴシック" w:hAnsi="BIZ UDPゴシック" w:cs="ＭＳ 明朝" w:hint="eastAsia"/>
          <w:color w:val="000000"/>
          <w:kern w:val="0"/>
          <w:sz w:val="22"/>
        </w:rPr>
        <w:t>月曜日から土曜日までのうち所定の日とする。ただし、国民の祝日、８月１３日から８月１６日、１２月２７日から１月４日までを除く。</w:t>
      </w:r>
      <w:r w:rsidRPr="002A67AD">
        <w:rPr>
          <w:rFonts w:ascii="BIZ UDPゴシック" w:eastAsia="BIZ UDPゴシック" w:hAnsi="BIZ UDPゴシック" w:cs="ＭＳ 明朝" w:hint="eastAsia"/>
          <w:color w:val="000000"/>
          <w:kern w:val="0"/>
          <w:sz w:val="22"/>
        </w:rPr>
        <w:t xml:space="preserve">　</w:t>
      </w:r>
    </w:p>
    <w:p w14:paraId="3A97D64D" w14:textId="77777777"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サービス提供時間　</w:t>
      </w:r>
      <w:r w:rsidR="00395F38" w:rsidRPr="002A67AD">
        <w:rPr>
          <w:rFonts w:ascii="BIZ UDPゴシック" w:eastAsia="BIZ UDPゴシック" w:hAnsi="BIZ UDPゴシック" w:cs="ＭＳ 明朝" w:hint="eastAsia"/>
          <w:color w:val="000000"/>
          <w:kern w:val="0"/>
          <w:sz w:val="22"/>
        </w:rPr>
        <w:t>午前９時3０分から午後１５時３０分までとする。</w:t>
      </w:r>
    </w:p>
    <w:p w14:paraId="6E051E36" w14:textId="40E2F658" w:rsidR="008E767D" w:rsidRPr="006F069E" w:rsidRDefault="008E767D" w:rsidP="006F069E">
      <w:pPr>
        <w:pStyle w:val="a3"/>
        <w:numPr>
          <w:ilvl w:val="0"/>
          <w:numId w:val="19"/>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事業所の行事等により臨時の開所もある。</w:t>
      </w:r>
    </w:p>
    <w:p w14:paraId="5565007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ECECE9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（利用定員）</w:t>
      </w:r>
    </w:p>
    <w:p w14:paraId="43840B94" w14:textId="50049ED3" w:rsidR="008E767D" w:rsidRPr="006F069E" w:rsidRDefault="006F069E" w:rsidP="006F069E">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6F069E">
        <w:rPr>
          <w:rFonts w:ascii="BIZ UDPゴシック" w:eastAsia="BIZ UDPゴシック" w:hAnsi="BIZ UDPゴシック" w:cs="ＭＳ 明朝" w:hint="eastAsia"/>
          <w:color w:val="000000"/>
          <w:kern w:val="0"/>
          <w:sz w:val="22"/>
        </w:rPr>
        <w:t>事業所の利用定員は２０名とする。</w:t>
      </w:r>
    </w:p>
    <w:p w14:paraId="3BBD178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03CDC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（主たる対象者）</w:t>
      </w:r>
    </w:p>
    <w:p w14:paraId="19EDA6DE" w14:textId="62511E5F" w:rsidR="008E767D" w:rsidRPr="002A67AD" w:rsidRDefault="008E767D" w:rsidP="006F069E">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事業所においてサービスを提供する主たる対象者は次のとおりとする。</w:t>
      </w:r>
    </w:p>
    <w:p w14:paraId="3ED5F75B"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317F404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（サービスの内容）</w:t>
      </w:r>
    </w:p>
    <w:p w14:paraId="65B30A28" w14:textId="78BDBE5A" w:rsidR="008E767D" w:rsidRPr="006F069E" w:rsidRDefault="008E767D" w:rsidP="008E767D">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6F069E">
        <w:rPr>
          <w:rFonts w:ascii="BIZ UDPゴシック" w:eastAsia="BIZ UDPゴシック" w:hAnsi="BIZ UDPゴシック" w:cs="ＭＳ 明朝" w:hint="eastAsia"/>
          <w:color w:val="000000"/>
          <w:kern w:val="0"/>
          <w:sz w:val="22"/>
        </w:rPr>
        <w:t>事業所で行う就労移行支援の内容は、次のとおりとする。</w:t>
      </w:r>
    </w:p>
    <w:p w14:paraId="2099938C" w14:textId="1345E7D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就労移行支援計画の作成</w:t>
      </w:r>
    </w:p>
    <w:p w14:paraId="3EBE34BB" w14:textId="0B25F6F4"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就労に必要な知識、能力を向上させるために必要な訓練</w:t>
      </w:r>
    </w:p>
    <w:p w14:paraId="21F9BFBB" w14:textId="010766EE"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身体等の介護</w:t>
      </w:r>
    </w:p>
    <w:p w14:paraId="053D1B97" w14:textId="6F19D94A"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生産活動</w:t>
      </w:r>
    </w:p>
    <w:p w14:paraId="14581B3E" w14:textId="4C1C1936"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実習先企業等の紹介</w:t>
      </w:r>
    </w:p>
    <w:p w14:paraId="1319D385" w14:textId="3524668F"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就労の機会の提供</w:t>
      </w:r>
    </w:p>
    <w:p w14:paraId="60D45F6B" w14:textId="493DEA7B"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求職活動支援</w:t>
      </w:r>
    </w:p>
    <w:p w14:paraId="4E5D7E5C" w14:textId="4FDC1397"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職場定着支援</w:t>
      </w:r>
    </w:p>
    <w:p w14:paraId="73C57E3D" w14:textId="415240F5" w:rsidR="008E767D"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訪問支援</w:t>
      </w:r>
    </w:p>
    <w:p w14:paraId="18773642" w14:textId="39A820B7" w:rsidR="000F13D4" w:rsidRP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施設外支援</w:t>
      </w:r>
    </w:p>
    <w:p w14:paraId="0B92C409" w14:textId="0E84202E" w:rsidR="000F13D4" w:rsidRPr="000F13D4" w:rsidRDefault="000F13D4" w:rsidP="000F13D4">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施設外就労</w:t>
      </w:r>
    </w:p>
    <w:p w14:paraId="7A88DCCC" w14:textId="65D7C813"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相談援助</w:t>
      </w:r>
    </w:p>
    <w:p w14:paraId="6F8B7B03" w14:textId="3092EE91"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健康管理</w:t>
      </w:r>
    </w:p>
    <w:p w14:paraId="54FB1A80" w14:textId="63B79E0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送迎サービス</w:t>
      </w:r>
    </w:p>
    <w:p w14:paraId="40347671" w14:textId="2DCE3932" w:rsidR="008E767D" w:rsidRPr="006F069E" w:rsidRDefault="008E767D" w:rsidP="006F069E">
      <w:pPr>
        <w:pStyle w:val="a3"/>
        <w:numPr>
          <w:ilvl w:val="0"/>
          <w:numId w:val="20"/>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その他日常生活上必要な支援</w:t>
      </w:r>
    </w:p>
    <w:p w14:paraId="10F653DF" w14:textId="1735A541" w:rsidR="008E767D" w:rsidRPr="000F13D4" w:rsidRDefault="008E767D" w:rsidP="000F13D4">
      <w:pPr>
        <w:pStyle w:val="a3"/>
        <w:numPr>
          <w:ilvl w:val="0"/>
          <w:numId w:val="21"/>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事業者は、利用者からの要望を考慮し、利用者の嗜好に応じた趣味、教養又は娯楽に係る活動の機会を提供するよう努めるものとする。</w:t>
      </w:r>
    </w:p>
    <w:p w14:paraId="54FC4CC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E19718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（支給決定を受けた障害者から受領する費用の額等）</w:t>
      </w:r>
    </w:p>
    <w:p w14:paraId="7755A2DB" w14:textId="3968B42E"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事業者は、法定代理受領を行う指定就労継続支援Ｂ型又は就労移行支援を提供した際は、支給決定を受けた障害者等（以下「支給決定障害者等」という。）から、市町　村が定める負担上限月額の範囲内において利用者負担額の支払を受けるものとする。</w:t>
      </w:r>
    </w:p>
    <w:p w14:paraId="596128A5" w14:textId="53753168" w:rsidR="008E767D"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者は、法定代理受領を行わない指定就労継続支援Ｂ型又は就労移行支援を提供した際は、支給決定障害者等から、当該指定就労継続支援Ｂ型又は指定就労移行支援に係る指定障害福祉サービス等費用基準額の支払を受けるものとする。この場合、提供した指定就労継続支援Ｂ型と指定就労移行支援の内容、費用の額その他必要と認められる事項を記載したサービス提供証明書を利用者に対して交付するものとする。</w:t>
      </w:r>
    </w:p>
    <w:p w14:paraId="7948E849" w14:textId="77777777" w:rsidR="000F13D4" w:rsidRPr="000F13D4" w:rsidRDefault="008E767D" w:rsidP="000F13D4">
      <w:pPr>
        <w:pStyle w:val="a3"/>
        <w:numPr>
          <w:ilvl w:val="0"/>
          <w:numId w:val="22"/>
        </w:numPr>
        <w:overflowPunct w:val="0"/>
        <w:ind w:leftChars="66" w:left="282" w:hangingChars="64" w:hanging="142"/>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事業者は前２項のほか、次に定める費用について、利用者から徴収するものとする。　</w:t>
      </w:r>
    </w:p>
    <w:p w14:paraId="7F6123DE" w14:textId="63C96774"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日用品費の実費</w:t>
      </w:r>
    </w:p>
    <w:p w14:paraId="4CAA0B5C" w14:textId="5914F7DE"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その他日常生活において通常必要となるものに係る費用であって、その利用者に負担させることが適当と認められるものの実費</w:t>
      </w:r>
      <w:r w:rsidR="000F13D4">
        <w:rPr>
          <w:rFonts w:ascii="BIZ UDPゴシック" w:eastAsia="BIZ UDPゴシック" w:hAnsi="BIZ UDPゴシック" w:cs="ＭＳ 明朝" w:hint="eastAsia"/>
          <w:color w:val="000000"/>
          <w:kern w:val="0"/>
          <w:sz w:val="22"/>
        </w:rPr>
        <w:t>。</w:t>
      </w:r>
    </w:p>
    <w:p w14:paraId="5AD69C25" w14:textId="04489748"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lastRenderedPageBreak/>
        <w:t>前項の費用の額に係るサービスの提供に当たっては、あらかじめ、利用者に対し、当該サービスの内容及び費用について説明を行い、利用者の同意を得るものとする。</w:t>
      </w:r>
    </w:p>
    <w:p w14:paraId="56566776" w14:textId="3F9F3083" w:rsidR="008E767D" w:rsidRPr="000F13D4" w:rsidRDefault="008E767D" w:rsidP="000F13D4">
      <w:pPr>
        <w:pStyle w:val="a3"/>
        <w:numPr>
          <w:ilvl w:val="0"/>
          <w:numId w:val="23"/>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第１項から第３項までの費用の支払を受けた場合は、当該費用に係る領収書を、当該費用を支払った利用者に対し交付するものとする。</w:t>
      </w:r>
    </w:p>
    <w:p w14:paraId="4BCBFE32"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6BE3A651" w14:textId="77777777" w:rsidR="00262C5D" w:rsidRPr="002A67AD" w:rsidRDefault="00262C5D" w:rsidP="00262C5D">
      <w:pPr>
        <w:overflowPunct w:val="0"/>
        <w:ind w:firstLineChars="100" w:firstLine="222"/>
        <w:textAlignment w:val="baseline"/>
        <w:rPr>
          <w:ins w:id="0"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w:t>
      </w:r>
    </w:p>
    <w:p w14:paraId="4F794299" w14:textId="0E356F41"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事業所は、一般就労への移行を図るため、利用者と職員がユニットを組み企業から請け負った作業を当該企業内で行う施設外就労の実施に努める。</w:t>
      </w:r>
    </w:p>
    <w:p w14:paraId="79FCBFFF" w14:textId="75805D82" w:rsidR="00262C5D" w:rsidRPr="002A67AD" w:rsidRDefault="00262C5D" w:rsidP="000F13D4">
      <w:pPr>
        <w:pStyle w:val="a3"/>
        <w:numPr>
          <w:ilvl w:val="0"/>
          <w:numId w:val="24"/>
        </w:numPr>
        <w:overflowPunct w:val="0"/>
        <w:ind w:leftChars="0" w:hanging="278"/>
        <w:textAlignment w:val="baseline"/>
        <w:rPr>
          <w:ins w:id="1" w:author="user" w:date="2015-02-24T08:27:00Z"/>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施設外就労は期間を定めないものとする。</w:t>
      </w:r>
    </w:p>
    <w:p w14:paraId="705E805C"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p>
    <w:p w14:paraId="746F4AD2" w14:textId="77777777" w:rsidR="00262C5D" w:rsidRPr="002A67AD" w:rsidRDefault="00262C5D" w:rsidP="00262C5D">
      <w:pPr>
        <w:overflowPunct w:val="0"/>
        <w:ind w:firstLineChars="100" w:firstLine="222"/>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（在宅支援）</w:t>
      </w:r>
    </w:p>
    <w:p w14:paraId="5D59F9B2" w14:textId="7821266F" w:rsidR="00262C5D" w:rsidRPr="000F13D4" w:rsidRDefault="00262C5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事業所は、通所利用が困難で在宅による支援がやむ得ないと市町村が判断した利用者に限り在宅支援を行う。</w:t>
      </w:r>
    </w:p>
    <w:p w14:paraId="5FCCF8CE" w14:textId="55D1B02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個別支援計画に基づき在宅での訓練等を提供する。</w:t>
      </w:r>
    </w:p>
    <w:p w14:paraId="0BCC5E19" w14:textId="079CB18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1日2回以上の連絡を取り、作業の進歩状況や、問題点の確認を行う。週1回は支援員が自宅訪問し、直接の評価を行う。</w:t>
      </w:r>
    </w:p>
    <w:p w14:paraId="3A42A5D2" w14:textId="3ED260A2"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日報を作成し、訓練内容、目標設定などを把握する。</w:t>
      </w:r>
    </w:p>
    <w:p w14:paraId="1B201ECD" w14:textId="520EA5BF" w:rsidR="00262C5D" w:rsidRPr="000F13D4"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利用者は月の利用日数のうち１日は事業所へ通所をし、施設内において作業評価、問題点などの確認を行う。</w:t>
      </w:r>
    </w:p>
    <w:p w14:paraId="3A4A6249" w14:textId="79C060FD" w:rsidR="00262C5D" w:rsidRPr="002A67AD" w:rsidRDefault="00262C5D" w:rsidP="000F13D4">
      <w:pPr>
        <w:pStyle w:val="a3"/>
        <w:numPr>
          <w:ilvl w:val="0"/>
          <w:numId w:val="2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緊急時においては速やかに対応する。</w:t>
      </w:r>
    </w:p>
    <w:p w14:paraId="52A94CC1" w14:textId="77777777" w:rsidR="00262C5D" w:rsidRPr="002A67AD" w:rsidRDefault="00262C5D" w:rsidP="008E767D">
      <w:pPr>
        <w:overflowPunct w:val="0"/>
        <w:textAlignment w:val="baseline"/>
        <w:rPr>
          <w:rFonts w:ascii="BIZ UDPゴシック" w:eastAsia="BIZ UDPゴシック" w:hAnsi="BIZ UDPゴシック" w:cs="Times New Roman"/>
          <w:color w:val="000000"/>
          <w:spacing w:val="2"/>
          <w:kern w:val="0"/>
          <w:sz w:val="22"/>
        </w:rPr>
      </w:pPr>
    </w:p>
    <w:p w14:paraId="43F277D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（通常の事業の実施地域）</w:t>
      </w:r>
    </w:p>
    <w:p w14:paraId="47EBF98D" w14:textId="3E59E504" w:rsidR="008E767D"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事業所における通常の事業の実施地域は次のとおりとする。</w:t>
      </w:r>
    </w:p>
    <w:p w14:paraId="42D16187" w14:textId="2536E0C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 xml:space="preserve">　　</w:t>
      </w:r>
      <w:r w:rsidR="000F13D4">
        <w:rPr>
          <w:rFonts w:ascii="BIZ UDPゴシック" w:eastAsia="BIZ UDPゴシック" w:hAnsi="BIZ UDPゴシック" w:cs="ＭＳ 明朝" w:hint="eastAsia"/>
          <w:color w:val="000000"/>
          <w:kern w:val="0"/>
          <w:sz w:val="22"/>
        </w:rPr>
        <w:t>横浜市</w:t>
      </w:r>
    </w:p>
    <w:p w14:paraId="75974092"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6951AA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（工賃の支払等）</w:t>
      </w:r>
    </w:p>
    <w:p w14:paraId="50264681" w14:textId="72E26E54"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就労移行支援の利用者が生産活動に従事した場合は、別に定める工賃支払規定に基づき、生産活動に係る事業の収入から生産活動に係る事業に必要な経費を控除した額に相当する金額を工賃として支払うものとする。</w:t>
      </w:r>
    </w:p>
    <w:p w14:paraId="676BA89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830828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（サービス利用に当たっての留意事項）</w:t>
      </w:r>
    </w:p>
    <w:p w14:paraId="680B3ED1" w14:textId="3FBADB64" w:rsidR="00395F38" w:rsidRPr="002A67AD" w:rsidRDefault="008E767D" w:rsidP="000F13D4">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利用者は、サービスの利用に当たっては、次に規定する内容に留意すること。</w:t>
      </w:r>
    </w:p>
    <w:p w14:paraId="1275BB5C" w14:textId="77777777" w:rsidR="00395F38" w:rsidRPr="002A67AD"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利用者は、この規程に定めるもののほか、管理者が定める規則を誠実に守ること。</w:t>
      </w:r>
    </w:p>
    <w:p w14:paraId="50EBC5C5" w14:textId="4C9BECF4"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0F13D4">
        <w:rPr>
          <w:rFonts w:ascii="BIZ UDPゴシック" w:eastAsia="BIZ UDPゴシック" w:hAnsi="BIZ UDPゴシック" w:cs="ＭＳ 明朝" w:hint="eastAsia"/>
          <w:color w:val="000000"/>
          <w:kern w:val="0"/>
          <w:sz w:val="22"/>
        </w:rPr>
        <w:t>利用者が外出しようとするときは、その都度、外出先、帰着予定時刻等の必要事項を管理者に届け出ること。</w:t>
      </w:r>
    </w:p>
    <w:p w14:paraId="000EEE63"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利用者が外来者と面会しようとするときは、その旨を管理者に届け出て、あらかじめ指定された場所で面会すること。</w:t>
      </w:r>
    </w:p>
    <w:p w14:paraId="57DBFAF2"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利用者が生活上必要とする物品は、原則として、各人の責任において保管する</w:t>
      </w:r>
      <w:r w:rsidRPr="002A67AD">
        <w:rPr>
          <w:rFonts w:ascii="BIZ UDPゴシック" w:eastAsia="BIZ UDPゴシック" w:hAnsi="BIZ UDPゴシック" w:cs="ＭＳ 明朝" w:hint="eastAsia"/>
          <w:color w:val="000000"/>
          <w:kern w:val="0"/>
          <w:sz w:val="22"/>
        </w:rPr>
        <w:lastRenderedPageBreak/>
        <w:t>こと。ただし、貴重品、現金、刃物類等はこの限りではない。</w:t>
      </w:r>
    </w:p>
    <w:p w14:paraId="2D36EB7C" w14:textId="77777777" w:rsidR="00395F38"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利用者は、無断で火薬、薬品、油類その他の危険物を施設内に持ち込まないこと。</w:t>
      </w:r>
    </w:p>
    <w:p w14:paraId="2EF4C5CC" w14:textId="77777777" w:rsidR="008E767D" w:rsidRPr="000F13D4" w:rsidRDefault="008E767D" w:rsidP="000F13D4">
      <w:pPr>
        <w:pStyle w:val="a3"/>
        <w:numPr>
          <w:ilvl w:val="0"/>
          <w:numId w:val="26"/>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利用者は、事業所並びに事業者が経営する他の施設及び他の事業所内で次の行為をしないこと。</w:t>
      </w:r>
    </w:p>
    <w:p w14:paraId="7F54DD1A" w14:textId="62E70E50" w:rsidR="008E767D" w:rsidRPr="000F13D4" w:rsidRDefault="008E767D" w:rsidP="000F13D4">
      <w:pPr>
        <w:pStyle w:val="a3"/>
        <w:numPr>
          <w:ilvl w:val="0"/>
          <w:numId w:val="27"/>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他人の生命や財産等に損害を与えること。</w:t>
      </w:r>
    </w:p>
    <w:p w14:paraId="75B31EE9" w14:textId="7F5968AB"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喧嘩、口論、泥酔等他人に迷惑になること。</w:t>
      </w:r>
    </w:p>
    <w:p w14:paraId="73B5C335" w14:textId="6A4364BE"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指定された場所以外で、火気を使用すること及び喫煙すること。</w:t>
      </w:r>
    </w:p>
    <w:p w14:paraId="1F0EBE1E" w14:textId="0E023811"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秩序又は風紀を乱し、安全な日中活動を害すること。</w:t>
      </w:r>
    </w:p>
    <w:p w14:paraId="1FC54080" w14:textId="7BE2FB44" w:rsidR="008E767D" w:rsidRPr="000F13D4" w:rsidRDefault="008E767D" w:rsidP="000F13D4">
      <w:pPr>
        <w:pStyle w:val="a3"/>
        <w:numPr>
          <w:ilvl w:val="0"/>
          <w:numId w:val="27"/>
        </w:numPr>
        <w:overflowPunct w:val="0"/>
        <w:ind w:leftChars="0"/>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利用者又は家族等は、利用者が故意又は過失によって事業所並びに事業者が経営する他の施設及び他の事業所や個人の物品を毀損又は亡失したときは、その損害を賠償しなければならない。ただし、管理者は事情により賠償を減免することができる。</w:t>
      </w:r>
    </w:p>
    <w:p w14:paraId="6D483B99"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72359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（利用者負担額等に係る管理）</w:t>
      </w:r>
    </w:p>
    <w:p w14:paraId="78D1E384" w14:textId="25288A51"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事業者は、利用者の依頼を受けて、利用者が同一の月に当該事業者が提供する指定就労移行支援並びに他の指定障害福祉サービス等（以下　「他の指定障害福祉サービス等」という。）を受けたときは、指定就労移行支援並びに他の指定障害福祉サービス等に係る指定障害福祉サービス等費用基準額から法第２９条第３項の規定により算定された介護給付費又は訓練等給付費の額を控除した額の合計額（以下「利用者負担額等合計額」という。）を算定するものとする。この場合において、利用者負担額等合計額を市町村に報告するとともに、当該利用者及び当該他の指定障害福祉サービス等を提供した指定障害福祉サービス事業者等に通知するものとする。</w:t>
      </w:r>
    </w:p>
    <w:p w14:paraId="271233B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055E725"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（緊急時及び事故発生時等における対応方法）</w:t>
      </w:r>
    </w:p>
    <w:p w14:paraId="4F204621" w14:textId="5185A463" w:rsidR="008E767D" w:rsidRPr="000F13D4" w:rsidRDefault="008E767D" w:rsidP="000F13D4">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0F13D4">
        <w:rPr>
          <w:rFonts w:ascii="BIZ UDPゴシック" w:eastAsia="BIZ UDPゴシック" w:hAnsi="BIZ UDPゴシック" w:cs="ＭＳ 明朝" w:hint="eastAsia"/>
          <w:color w:val="000000"/>
          <w:kern w:val="0"/>
          <w:sz w:val="22"/>
        </w:rPr>
        <w:t>事業者は、指定就労継続支援Ｂ型又は指定就労移行支援の提供を行っているときに利用者に病状の急変が生じた場合その他必要な場合は、直ちに協力医療機関（</w:t>
      </w:r>
      <w:r w:rsidR="000F13D4">
        <w:rPr>
          <w:rFonts w:ascii="BIZ UDPゴシック" w:eastAsia="BIZ UDPゴシック" w:hAnsi="BIZ UDPゴシック" w:cs="ＭＳ 明朝" w:hint="eastAsia"/>
          <w:color w:val="000000"/>
          <w:kern w:val="0"/>
          <w:sz w:val="22"/>
        </w:rPr>
        <w:t>●●</w:t>
      </w:r>
      <w:r w:rsidR="002C739F" w:rsidRPr="000F13D4">
        <w:rPr>
          <w:rFonts w:ascii="BIZ UDPゴシック" w:eastAsia="BIZ UDPゴシック" w:hAnsi="BIZ UDPゴシック" w:cs="ＭＳ 明朝" w:hint="eastAsia"/>
          <w:color w:val="000000"/>
          <w:kern w:val="0"/>
          <w:sz w:val="22"/>
        </w:rPr>
        <w:t>病院</w:t>
      </w:r>
      <w:r w:rsidRPr="000F13D4">
        <w:rPr>
          <w:rFonts w:ascii="BIZ UDPゴシック" w:eastAsia="BIZ UDPゴシック" w:hAnsi="BIZ UDPゴシック" w:cs="ＭＳ 明朝" w:hint="eastAsia"/>
          <w:color w:val="000000"/>
          <w:kern w:val="0"/>
          <w:sz w:val="22"/>
        </w:rPr>
        <w:t>）又は利用者の主治医（以下「協力医療期間等」という。）への連絡を行う等の必要な措置を講ずるとともに、管理者に報告するものとする。</w:t>
      </w:r>
    </w:p>
    <w:p w14:paraId="424051E5" w14:textId="6E7D365E"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事業者は、協力医療期間等への連絡等が困難な場合には、他の医療機関への連絡を行う等の必要な措置を講ずるものとする。</w:t>
      </w:r>
    </w:p>
    <w:p w14:paraId="38929D93" w14:textId="71B69138" w:rsidR="002C739F" w:rsidRPr="002A67AD"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事業者は、指定就労継続支援Ｂ型又は指定就労移行支援の提供により事故が発生した　</w:t>
      </w:r>
      <w:r w:rsidR="002C739F" w:rsidRPr="002A67AD">
        <w:rPr>
          <w:rFonts w:ascii="BIZ UDPゴシック" w:eastAsia="BIZ UDPゴシック" w:hAnsi="BIZ UDPゴシック" w:cs="ＭＳ 明朝" w:hint="eastAsia"/>
          <w:color w:val="000000"/>
          <w:kern w:val="0"/>
          <w:sz w:val="22"/>
        </w:rPr>
        <w:t xml:space="preserve"> </w:t>
      </w:r>
    </w:p>
    <w:p w14:paraId="717E6F10" w14:textId="20E331DB"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ときは、速やかに利用者の家族等に連絡し、岡山県及び関係市町村に報告するとともに、必要な措置を講じるものとする。</w:t>
      </w:r>
    </w:p>
    <w:p w14:paraId="7AAEC67A" w14:textId="32AD32E8"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事業者は、指定就労継続支援Ｂ型又は指定就労移行支援の提供により賠償すべき事故が発生したときは、速やかに損害を賠償するものとする。</w:t>
      </w:r>
    </w:p>
    <w:p w14:paraId="2F64A6B4" w14:textId="3A9D1EDA" w:rsidR="008E767D" w:rsidRPr="008F4DB6" w:rsidRDefault="008E767D" w:rsidP="008F4DB6">
      <w:pPr>
        <w:pStyle w:val="a3"/>
        <w:numPr>
          <w:ilvl w:val="0"/>
          <w:numId w:val="29"/>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事業者は、緊急時及び事故発生時に際して採った処置については、記録するものとする。</w:t>
      </w:r>
    </w:p>
    <w:p w14:paraId="435C01AF" w14:textId="552FD5A9"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272497FA" w14:textId="77777777" w:rsidR="008F4DB6" w:rsidRPr="002A67AD"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BB97C8D"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lastRenderedPageBreak/>
        <w:t>（非常災害対策）</w:t>
      </w:r>
    </w:p>
    <w:p w14:paraId="5C111463" w14:textId="34FD3050"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事業者は、消火設備その他の非常災害に対して必要な設備を備えるものとする。</w:t>
      </w:r>
    </w:p>
    <w:p w14:paraId="6E78BB9E" w14:textId="56A220E2"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の障害の状況及び地域の自然的・社会的条件を踏まえ、想定される非常災害の種類ごとに、その規模及び被害想定の程度に応じた非常災害への対応に関する具体的計画を策定するとともに、非常災害時の関係機関への通報及び関係者との連絡の体制を整備し、それらの内容を定期的に職員に周知するものとする。</w:t>
      </w:r>
    </w:p>
    <w:p w14:paraId="4A2A3248" w14:textId="26F193A4"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事業者は、非常災害に備えるため、前項の計画に従い、避難又は救出に係る訓練その他必要な訓練を、その実効性を確保しつつ、定期的に行うものとする。</w:t>
      </w:r>
    </w:p>
    <w:p w14:paraId="512B0285" w14:textId="693E1EFE"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ける利用者等の安全の確保が図られるよう、あらかじめ、市町村、近隣住民、障害福祉サービス事業を行う者その他の保健医療サービス又は福祉サービスを提供する者等と相互に支援及び協力を行うための体制の整備に努めるものとする。</w:t>
      </w:r>
    </w:p>
    <w:p w14:paraId="4EE11F09" w14:textId="510DC699" w:rsidR="008E767D" w:rsidRPr="008F4DB6" w:rsidRDefault="008E767D" w:rsidP="008F4DB6">
      <w:pPr>
        <w:pStyle w:val="a3"/>
        <w:numPr>
          <w:ilvl w:val="0"/>
          <w:numId w:val="30"/>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事業者は、非常災害時において、障害者、高齢者、乳幼児等特に配慮を要する者の支援（受入）に努めるものとする。</w:t>
      </w:r>
    </w:p>
    <w:p w14:paraId="2D707583"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4E58E2E1"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（苦情解決）</w:t>
      </w:r>
    </w:p>
    <w:p w14:paraId="3523449B" w14:textId="5AB4B893"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事業者は、提供した指定就労移行支援に関する利用者及びその家族（以下「利用者等」という。）からの苦情に迅速かつ適切に対応するために、苦情を受け付けるための窓口を設置するものとする。</w:t>
      </w:r>
    </w:p>
    <w:p w14:paraId="7A1F1A51" w14:textId="093794D5" w:rsidR="008E767D" w:rsidRPr="008F4DB6" w:rsidRDefault="008E767D" w:rsidP="008F4DB6">
      <w:pPr>
        <w:pStyle w:val="a3"/>
        <w:numPr>
          <w:ilvl w:val="0"/>
          <w:numId w:val="31"/>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事業者は、提供した指定就労移行支援に関し、法第１０条第１項又は第４８条第１項の規程により、</w:t>
      </w:r>
      <w:r w:rsidR="008F4DB6">
        <w:rPr>
          <w:rFonts w:ascii="BIZ UDPゴシック" w:eastAsia="BIZ UDPゴシック" w:hAnsi="BIZ UDPゴシック" w:cs="ＭＳ 明朝" w:hint="eastAsia"/>
          <w:color w:val="000000"/>
          <w:kern w:val="0"/>
          <w:sz w:val="22"/>
        </w:rPr>
        <w:t>神奈川</w:t>
      </w:r>
      <w:r w:rsidRPr="008F4DB6">
        <w:rPr>
          <w:rFonts w:ascii="BIZ UDPゴシック" w:eastAsia="BIZ UDPゴシック" w:hAnsi="BIZ UDPゴシック" w:cs="ＭＳ 明朝" w:hint="eastAsia"/>
          <w:color w:val="000000"/>
          <w:kern w:val="0"/>
          <w:sz w:val="22"/>
        </w:rPr>
        <w:t>県又は市町村から指導又は助言を受けた場合は、当該指導又は助言に従って必要な改善を行うものとする。</w:t>
      </w:r>
    </w:p>
    <w:p w14:paraId="2AE86825" w14:textId="50A337BA" w:rsidR="008E767D" w:rsidRPr="008F4DB6" w:rsidRDefault="008E767D" w:rsidP="008F4DB6">
      <w:pPr>
        <w:pStyle w:val="a3"/>
        <w:numPr>
          <w:ilvl w:val="0"/>
          <w:numId w:val="31"/>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事業者は、社会福祉法（昭和２６年法律第４５号）第８３条に規定する運営適正化委員会が同法第８５条の規定により行う調査又はあっせんにできる限り協力するものとする。</w:t>
      </w:r>
    </w:p>
    <w:p w14:paraId="30F018C0"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F25844"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（個人情報の保護）</w:t>
      </w:r>
    </w:p>
    <w:p w14:paraId="3D30EC5D" w14:textId="4203E008" w:rsidR="002C739F" w:rsidRPr="002A67AD" w:rsidRDefault="008E767D" w:rsidP="008F4DB6">
      <w:pPr>
        <w:pStyle w:val="a3"/>
        <w:numPr>
          <w:ilvl w:val="0"/>
          <w:numId w:val="9"/>
        </w:numPr>
        <w:overflowPunct w:val="0"/>
        <w:ind w:leftChars="0"/>
        <w:jc w:val="left"/>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事業者は、その業務上知り得た利用者等の個人情報については、個人情報の保　</w:t>
      </w:r>
    </w:p>
    <w:p w14:paraId="18E88673" w14:textId="77777777" w:rsidR="008E767D" w:rsidRPr="002A67AD" w:rsidRDefault="008E767D" w:rsidP="002C739F">
      <w:pPr>
        <w:overflowPunct w:val="0"/>
        <w:ind w:leftChars="50" w:left="106"/>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護に関する法律（平成１５年法律第５７号）その他関係法令等を遵守し、適正に取り扱　うものとする。</w:t>
      </w:r>
    </w:p>
    <w:p w14:paraId="2B7ABB60" w14:textId="75E15C75"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職員は、その業務上知り得た利用者等の秘密を保持するものとする。</w:t>
      </w:r>
    </w:p>
    <w:p w14:paraId="424449F5" w14:textId="1EF9CB5D"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事業者は、職員であった者に、業務上知り得た利用者等の秘密を保持するため、職員でなくなった後においてもこれらの秘密を保持すべき旨を、職員との雇用契約の内容と　するものとする。</w:t>
      </w:r>
    </w:p>
    <w:p w14:paraId="3DE60A1A" w14:textId="6F352C79"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事業者は、他の障害福祉サービス事業者等に対して、利用者等に関する情報を提供する際は、あらかじめ文書により利用者等の同意を得るものとする。</w:t>
      </w:r>
    </w:p>
    <w:p w14:paraId="29A3ADD4" w14:textId="3908B8E7" w:rsidR="008E767D" w:rsidRPr="008F4DB6" w:rsidRDefault="008E767D" w:rsidP="008F4DB6">
      <w:pPr>
        <w:pStyle w:val="a3"/>
        <w:numPr>
          <w:ilvl w:val="0"/>
          <w:numId w:val="32"/>
        </w:numPr>
        <w:overflowPunct w:val="0"/>
        <w:ind w:leftChars="0" w:hanging="278"/>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事業者は、利用者又はその家族から当該利用者にかかる指定就労移行支援の提供に関する記録の提示を求められた場合は、当該利用者の不利益にならない範囲において可能な限り開示するものとする。</w:t>
      </w:r>
    </w:p>
    <w:p w14:paraId="07505D09" w14:textId="1EAA444C" w:rsidR="008E767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050ACAF0" w14:textId="77777777" w:rsidR="008F4DB6" w:rsidRPr="008F4DB6" w:rsidRDefault="008F4DB6" w:rsidP="008E767D">
      <w:pPr>
        <w:overflowPunct w:val="0"/>
        <w:textAlignment w:val="baseline"/>
        <w:rPr>
          <w:rFonts w:ascii="BIZ UDPゴシック" w:eastAsia="BIZ UDPゴシック" w:hAnsi="BIZ UDPゴシック" w:cs="Times New Roman"/>
          <w:color w:val="000000"/>
          <w:spacing w:val="2"/>
          <w:kern w:val="0"/>
          <w:sz w:val="22"/>
        </w:rPr>
      </w:pPr>
    </w:p>
    <w:p w14:paraId="310DCC88"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lastRenderedPageBreak/>
        <w:t>（虐待の防止及び早期発見並びに虐待があった場合の対応）</w:t>
      </w:r>
    </w:p>
    <w:p w14:paraId="492B8249" w14:textId="35F5A66D" w:rsidR="002C739F"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事業者は、利用者の人権の擁護、虐待の防止等のため、次の措置を講ずるよう努めるものとする。</w:t>
      </w:r>
    </w:p>
    <w:p w14:paraId="2532178B" w14:textId="77777777" w:rsidR="008E767D" w:rsidRPr="002A67AD"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虐待の防止及び早期発見・早期対応に関する責任者の選定及び設置</w:t>
      </w:r>
    </w:p>
    <w:p w14:paraId="0DBDEDFD"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虐待を受けたと思われる利用者等を発見した場合の自治体への速やかな通報及び必要な措置の実施並びに自治体が行う調査への協力</w:t>
      </w:r>
    </w:p>
    <w:p w14:paraId="4A5FC91E" w14:textId="46859EE6"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適正な契約手続等の支援の促進を図るため、必要に応じ、利用者の成年後見制度　活用への配慮</w:t>
      </w:r>
    </w:p>
    <w:p w14:paraId="57B3654E" w14:textId="77777777"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苦情解決体制の整備</w:t>
      </w:r>
    </w:p>
    <w:p w14:paraId="18424046" w14:textId="683A8B5A" w:rsidR="008E767D" w:rsidRPr="008F4DB6" w:rsidRDefault="008E767D" w:rsidP="008F4DB6">
      <w:pPr>
        <w:pStyle w:val="a3"/>
        <w:numPr>
          <w:ilvl w:val="0"/>
          <w:numId w:val="33"/>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職員に対する虐待防止及び早期発見・早期対応を啓発・普及するための研修の実　施</w:t>
      </w:r>
    </w:p>
    <w:p w14:paraId="40A8763A"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19CC5CC6"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（その他運営に関する重要事項）</w:t>
      </w:r>
    </w:p>
    <w:p w14:paraId="0B0EEE88" w14:textId="62C7CF98" w:rsidR="008E767D" w:rsidRPr="008F4DB6" w:rsidRDefault="008E767D" w:rsidP="008F4DB6">
      <w:pPr>
        <w:pStyle w:val="a3"/>
        <w:numPr>
          <w:ilvl w:val="0"/>
          <w:numId w:val="9"/>
        </w:numPr>
        <w:overflowPunct w:val="0"/>
        <w:ind w:leftChars="0"/>
        <w:jc w:val="left"/>
        <w:textAlignment w:val="baseline"/>
        <w:rPr>
          <w:rFonts w:ascii="BIZ UDPゴシック" w:eastAsia="BIZ UDPゴシック" w:hAnsi="BIZ UDPゴシック" w:cs="Times New Roman"/>
          <w:color w:val="000000"/>
          <w:spacing w:val="2"/>
          <w:kern w:val="0"/>
          <w:sz w:val="22"/>
        </w:rPr>
      </w:pPr>
      <w:r w:rsidRPr="008F4DB6">
        <w:rPr>
          <w:rFonts w:ascii="BIZ UDPゴシック" w:eastAsia="BIZ UDPゴシック" w:hAnsi="BIZ UDPゴシック" w:cs="ＭＳ 明朝" w:hint="eastAsia"/>
          <w:color w:val="000000"/>
          <w:kern w:val="0"/>
          <w:sz w:val="22"/>
        </w:rPr>
        <w:t>事業者は、職員の資質の向上のために研修の機会を次のとおり設けるものとし、また、業務の執行体制についても検証、整備するものとする。</w:t>
      </w:r>
    </w:p>
    <w:p w14:paraId="56E18F4D" w14:textId="77777777" w:rsidR="008E767D" w:rsidRPr="008F4DB6" w:rsidRDefault="008E767D"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 xml:space="preserve">　採用時研修　採用後６ヶ月以内</w:t>
      </w:r>
    </w:p>
    <w:p w14:paraId="26436A25" w14:textId="77777777" w:rsidR="008E767D" w:rsidRPr="008F4DB6" w:rsidRDefault="002C739F" w:rsidP="008F4DB6">
      <w:pPr>
        <w:pStyle w:val="a3"/>
        <w:numPr>
          <w:ilvl w:val="0"/>
          <w:numId w:val="34"/>
        </w:numPr>
        <w:overflowPunct w:val="0"/>
        <w:ind w:leftChars="0"/>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 xml:space="preserve">　</w:t>
      </w:r>
      <w:r w:rsidR="008E767D" w:rsidRPr="002A67AD">
        <w:rPr>
          <w:rFonts w:ascii="BIZ UDPゴシック" w:eastAsia="BIZ UDPゴシック" w:hAnsi="BIZ UDPゴシック" w:cs="ＭＳ 明朝" w:hint="eastAsia"/>
          <w:color w:val="000000"/>
          <w:kern w:val="0"/>
          <w:sz w:val="22"/>
        </w:rPr>
        <w:t>継続研修　　年１回以上</w:t>
      </w:r>
    </w:p>
    <w:p w14:paraId="034BD9DF" w14:textId="63C93848" w:rsidR="008E767D" w:rsidRPr="008F4DB6" w:rsidRDefault="008E767D" w:rsidP="008F4DB6">
      <w:pPr>
        <w:pStyle w:val="a3"/>
        <w:numPr>
          <w:ilvl w:val="0"/>
          <w:numId w:val="35"/>
        </w:numPr>
        <w:overflowPunct w:val="0"/>
        <w:ind w:leftChars="0" w:hanging="278"/>
        <w:textAlignment w:val="baseline"/>
        <w:rPr>
          <w:rFonts w:ascii="BIZ UDPゴシック" w:eastAsia="BIZ UDPゴシック" w:hAnsi="BIZ UDPゴシック" w:cs="ＭＳ 明朝"/>
          <w:color w:val="000000"/>
          <w:kern w:val="0"/>
          <w:sz w:val="22"/>
        </w:rPr>
      </w:pPr>
      <w:r w:rsidRPr="002A67AD">
        <w:rPr>
          <w:rFonts w:ascii="BIZ UDPゴシック" w:eastAsia="BIZ UDPゴシック" w:hAnsi="BIZ UDPゴシック" w:cs="ＭＳ 明朝" w:hint="eastAsia"/>
          <w:color w:val="000000"/>
          <w:kern w:val="0"/>
          <w:sz w:val="22"/>
        </w:rPr>
        <w:t>事業者は、職員、設備、備品及び会計に関する諸記録を整備するものとする。</w:t>
      </w:r>
    </w:p>
    <w:p w14:paraId="51A941FA" w14:textId="68DC4F49"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事業者は、利用者に対する指定就労継続支援Ｂ型の提供に関する諸記録を整備し、当該指定就労継続支援Ｂ型を提供した日から５年間保存するものとする。</w:t>
      </w:r>
    </w:p>
    <w:p w14:paraId="0955F9BB" w14:textId="5ACB3FB2"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事業者は、指定就労継続支援Ｂ型の利用について市町村若しくは指定一般相談支援事業者又は指定特定相談支援事業者が行う連絡調整に、できる限り協力するものとする。</w:t>
      </w:r>
    </w:p>
    <w:p w14:paraId="1790F0E2" w14:textId="0517AFC3" w:rsidR="008E767D" w:rsidRPr="008F4DB6" w:rsidRDefault="008E767D" w:rsidP="008F4DB6">
      <w:pPr>
        <w:pStyle w:val="a3"/>
        <w:numPr>
          <w:ilvl w:val="0"/>
          <w:numId w:val="35"/>
        </w:numPr>
        <w:overflowPunct w:val="0"/>
        <w:ind w:leftChars="66" w:left="282" w:hangingChars="64" w:hanging="142"/>
        <w:textAlignment w:val="baseline"/>
        <w:rPr>
          <w:rFonts w:ascii="BIZ UDPゴシック" w:eastAsia="BIZ UDPゴシック" w:hAnsi="BIZ UDPゴシック" w:cs="ＭＳ 明朝"/>
          <w:color w:val="000000"/>
          <w:kern w:val="0"/>
          <w:sz w:val="22"/>
        </w:rPr>
      </w:pPr>
      <w:r w:rsidRPr="008F4DB6">
        <w:rPr>
          <w:rFonts w:ascii="BIZ UDPゴシック" w:eastAsia="BIZ UDPゴシック" w:hAnsi="BIZ UDPゴシック" w:cs="ＭＳ 明朝" w:hint="eastAsia"/>
          <w:color w:val="000000"/>
          <w:kern w:val="0"/>
          <w:sz w:val="22"/>
        </w:rPr>
        <w:t>この規程に定める事項のほか、運営に関する重要事項は事業者と事業所の管理者との協議に基づいて定めるものとする。</w:t>
      </w:r>
    </w:p>
    <w:p w14:paraId="2E75BB5C" w14:textId="77777777"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p>
    <w:p w14:paraId="75A1872B" w14:textId="1921C1BE" w:rsidR="008E767D" w:rsidRPr="002A67AD" w:rsidRDefault="008E767D" w:rsidP="008E767D">
      <w:pPr>
        <w:overflowPunct w:val="0"/>
        <w:textAlignment w:val="baseline"/>
        <w:rPr>
          <w:rFonts w:ascii="BIZ UDPゴシック" w:eastAsia="BIZ UDPゴシック" w:hAnsi="BIZ UDPゴシック" w:cs="Times New Roman"/>
          <w:color w:val="000000"/>
          <w:spacing w:val="2"/>
          <w:kern w:val="0"/>
          <w:sz w:val="22"/>
        </w:rPr>
      </w:pPr>
      <w:r w:rsidRPr="002A67AD">
        <w:rPr>
          <w:rFonts w:ascii="BIZ UDPゴシック" w:eastAsia="BIZ UDPゴシック" w:hAnsi="BIZ UDPゴシック" w:cs="ＭＳ 明朝" w:hint="eastAsia"/>
          <w:color w:val="000000"/>
          <w:kern w:val="0"/>
          <w:sz w:val="22"/>
        </w:rPr>
        <w:t>附　則　この規程は</w:t>
      </w:r>
      <w:r w:rsidR="008F4DB6">
        <w:rPr>
          <w:rFonts w:ascii="BIZ UDPゴシック" w:eastAsia="BIZ UDPゴシック" w:hAnsi="BIZ UDPゴシック" w:cs="ＭＳ 明朝" w:hint="eastAsia"/>
          <w:color w:val="000000"/>
          <w:kern w:val="0"/>
          <w:sz w:val="22"/>
        </w:rPr>
        <w:t>令和３</w:t>
      </w:r>
      <w:r w:rsidRPr="002A67AD">
        <w:rPr>
          <w:rFonts w:ascii="BIZ UDPゴシック" w:eastAsia="BIZ UDPゴシック" w:hAnsi="BIZ UDPゴシック" w:cs="ＭＳ 明朝" w:hint="eastAsia"/>
          <w:color w:val="000000"/>
          <w:kern w:val="0"/>
          <w:sz w:val="22"/>
        </w:rPr>
        <w:t>年</w:t>
      </w:r>
      <w:r w:rsidR="008F4DB6">
        <w:rPr>
          <w:rFonts w:ascii="BIZ UDPゴシック" w:eastAsia="BIZ UDPゴシック" w:hAnsi="BIZ UDPゴシック" w:cs="ＭＳ 明朝" w:hint="eastAsia"/>
          <w:color w:val="000000"/>
          <w:kern w:val="0"/>
          <w:sz w:val="22"/>
        </w:rPr>
        <w:t>３</w:t>
      </w:r>
      <w:r w:rsidRPr="002A67AD">
        <w:rPr>
          <w:rFonts w:ascii="BIZ UDPゴシック" w:eastAsia="BIZ UDPゴシック" w:hAnsi="BIZ UDPゴシック" w:cs="ＭＳ 明朝" w:hint="eastAsia"/>
          <w:color w:val="000000"/>
          <w:kern w:val="0"/>
          <w:sz w:val="22"/>
        </w:rPr>
        <w:t>月</w:t>
      </w:r>
      <w:r w:rsidR="002C739F" w:rsidRPr="002A67AD">
        <w:rPr>
          <w:rFonts w:ascii="BIZ UDPゴシック" w:eastAsia="BIZ UDPゴシック" w:hAnsi="BIZ UDPゴシック" w:cs="ＭＳ 明朝" w:hint="eastAsia"/>
          <w:color w:val="000000"/>
          <w:kern w:val="0"/>
          <w:sz w:val="22"/>
        </w:rPr>
        <w:t>１</w:t>
      </w:r>
      <w:r w:rsidRPr="002A67AD">
        <w:rPr>
          <w:rFonts w:ascii="BIZ UDPゴシック" w:eastAsia="BIZ UDPゴシック" w:hAnsi="BIZ UDPゴシック" w:cs="ＭＳ 明朝" w:hint="eastAsia"/>
          <w:color w:val="000000"/>
          <w:kern w:val="0"/>
          <w:sz w:val="22"/>
        </w:rPr>
        <w:t>日から施行する。</w:t>
      </w:r>
    </w:p>
    <w:p w14:paraId="50CB7927" w14:textId="77777777" w:rsidR="00262C5D" w:rsidRPr="002A67AD" w:rsidRDefault="00262C5D">
      <w:pPr>
        <w:rPr>
          <w:rFonts w:ascii="BIZ UDPゴシック" w:eastAsia="BIZ UDPゴシック" w:hAnsi="BIZ UDPゴシック"/>
        </w:rPr>
      </w:pPr>
    </w:p>
    <w:sectPr w:rsidR="00262C5D" w:rsidRPr="002A67AD" w:rsidSect="008E767D">
      <w:pgSz w:w="11906" w:h="16838"/>
      <w:pgMar w:top="1700" w:right="1558" w:bottom="1700" w:left="1560" w:header="720" w:footer="720" w:gutter="0"/>
      <w:pgNumType w:start="1"/>
      <w:cols w:space="720"/>
      <w:noEndnote/>
      <w:docGrid w:type="linesAndChars" w:linePitch="335"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EB2369" w14:textId="77777777" w:rsidR="00D22877" w:rsidRDefault="00D22877">
      <w:r>
        <w:separator/>
      </w:r>
    </w:p>
  </w:endnote>
  <w:endnote w:type="continuationSeparator" w:id="0">
    <w:p w14:paraId="3E7F9DE9" w14:textId="77777777" w:rsidR="00D22877" w:rsidRDefault="00D22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CA6C55" w14:textId="77777777" w:rsidR="00D22877" w:rsidRDefault="00D22877">
      <w:r>
        <w:separator/>
      </w:r>
    </w:p>
  </w:footnote>
  <w:footnote w:type="continuationSeparator" w:id="0">
    <w:p w14:paraId="7FDF7985" w14:textId="77777777" w:rsidR="00D22877" w:rsidRDefault="00D22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B189D"/>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 w15:restartNumberingAfterBreak="0">
    <w:nsid w:val="07BC731A"/>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 w15:restartNumberingAfterBreak="0">
    <w:nsid w:val="0C2515EF"/>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3" w15:restartNumberingAfterBreak="0">
    <w:nsid w:val="10EC730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4" w15:restartNumberingAfterBreak="0">
    <w:nsid w:val="1CD66A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5" w15:restartNumberingAfterBreak="0">
    <w:nsid w:val="220C59CB"/>
    <w:multiLevelType w:val="hybridMultilevel"/>
    <w:tmpl w:val="1CE60D26"/>
    <w:lvl w:ilvl="0" w:tplc="14BE2ABE">
      <w:start w:val="2"/>
      <w:numFmt w:val="decimalFullWidth"/>
      <w:lvlText w:val="（%1）"/>
      <w:lvlJc w:val="left"/>
      <w:pPr>
        <w:ind w:left="942"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5DC2A74"/>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7" w15:restartNumberingAfterBreak="0">
    <w:nsid w:val="26054B63"/>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8" w15:restartNumberingAfterBreak="0">
    <w:nsid w:val="29056E77"/>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9" w15:restartNumberingAfterBreak="0">
    <w:nsid w:val="345448AC"/>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0" w15:restartNumberingAfterBreak="0">
    <w:nsid w:val="34F66C55"/>
    <w:multiLevelType w:val="hybridMultilevel"/>
    <w:tmpl w:val="6C7A0652"/>
    <w:lvl w:ilvl="0" w:tplc="486CDD84">
      <w:start w:val="1"/>
      <w:numFmt w:val="decimalFullWidth"/>
      <w:lvlText w:val="（%1）"/>
      <w:lvlJc w:val="left"/>
      <w:pPr>
        <w:ind w:left="1260" w:hanging="420"/>
      </w:pPr>
      <w:rPr>
        <w:rFonts w:hint="default"/>
        <w:lang w:val="en-US"/>
      </w:r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1" w15:restartNumberingAfterBreak="0">
    <w:nsid w:val="3980258E"/>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2" w15:restartNumberingAfterBreak="0">
    <w:nsid w:val="3F6D77C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3" w15:restartNumberingAfterBreak="0">
    <w:nsid w:val="49E81573"/>
    <w:multiLevelType w:val="hybridMultilevel"/>
    <w:tmpl w:val="390A94B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508E293D"/>
    <w:multiLevelType w:val="hybridMultilevel"/>
    <w:tmpl w:val="3A9E5046"/>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15" w15:restartNumberingAfterBreak="0">
    <w:nsid w:val="5186459B"/>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16" w15:restartNumberingAfterBreak="0">
    <w:nsid w:val="526072AE"/>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17" w15:restartNumberingAfterBreak="0">
    <w:nsid w:val="551C56DA"/>
    <w:multiLevelType w:val="hybridMultilevel"/>
    <w:tmpl w:val="B85E67CC"/>
    <w:lvl w:ilvl="0" w:tplc="9B84A356">
      <w:start w:val="1"/>
      <w:numFmt w:val="aiueoFullWidth"/>
      <w:lvlText w:val="（%1）"/>
      <w:lvlJc w:val="left"/>
      <w:pPr>
        <w:ind w:left="1380" w:hanging="720"/>
      </w:pPr>
      <w:rPr>
        <w:rFonts w:cs="ＭＳ 明朝" w:hint="default"/>
      </w:rPr>
    </w:lvl>
    <w:lvl w:ilvl="1" w:tplc="04090017" w:tentative="1">
      <w:start w:val="1"/>
      <w:numFmt w:val="aiueoFullWidth"/>
      <w:lvlText w:val="(%2)"/>
      <w:lvlJc w:val="left"/>
      <w:pPr>
        <w:ind w:left="1500" w:hanging="420"/>
      </w:pPr>
    </w:lvl>
    <w:lvl w:ilvl="2" w:tplc="04090011" w:tentative="1">
      <w:start w:val="1"/>
      <w:numFmt w:val="decimalEnclosedCircle"/>
      <w:lvlText w:val="%3"/>
      <w:lvlJc w:val="left"/>
      <w:pPr>
        <w:ind w:left="1920" w:hanging="420"/>
      </w:pPr>
    </w:lvl>
    <w:lvl w:ilvl="3" w:tplc="0409000F" w:tentative="1">
      <w:start w:val="1"/>
      <w:numFmt w:val="decimal"/>
      <w:lvlText w:val="%4."/>
      <w:lvlJc w:val="left"/>
      <w:pPr>
        <w:ind w:left="2340" w:hanging="420"/>
      </w:pPr>
    </w:lvl>
    <w:lvl w:ilvl="4" w:tplc="04090017" w:tentative="1">
      <w:start w:val="1"/>
      <w:numFmt w:val="aiueoFullWidth"/>
      <w:lvlText w:val="(%5)"/>
      <w:lvlJc w:val="left"/>
      <w:pPr>
        <w:ind w:left="2760" w:hanging="420"/>
      </w:pPr>
    </w:lvl>
    <w:lvl w:ilvl="5" w:tplc="04090011" w:tentative="1">
      <w:start w:val="1"/>
      <w:numFmt w:val="decimalEnclosedCircle"/>
      <w:lvlText w:val="%6"/>
      <w:lvlJc w:val="left"/>
      <w:pPr>
        <w:ind w:left="3180" w:hanging="420"/>
      </w:pPr>
    </w:lvl>
    <w:lvl w:ilvl="6" w:tplc="0409000F" w:tentative="1">
      <w:start w:val="1"/>
      <w:numFmt w:val="decimal"/>
      <w:lvlText w:val="%7."/>
      <w:lvlJc w:val="left"/>
      <w:pPr>
        <w:ind w:left="3600" w:hanging="420"/>
      </w:pPr>
    </w:lvl>
    <w:lvl w:ilvl="7" w:tplc="04090017" w:tentative="1">
      <w:start w:val="1"/>
      <w:numFmt w:val="aiueoFullWidth"/>
      <w:lvlText w:val="(%8)"/>
      <w:lvlJc w:val="left"/>
      <w:pPr>
        <w:ind w:left="4020" w:hanging="420"/>
      </w:pPr>
    </w:lvl>
    <w:lvl w:ilvl="8" w:tplc="04090011" w:tentative="1">
      <w:start w:val="1"/>
      <w:numFmt w:val="decimalEnclosedCircle"/>
      <w:lvlText w:val="%9"/>
      <w:lvlJc w:val="left"/>
      <w:pPr>
        <w:ind w:left="4440" w:hanging="420"/>
      </w:pPr>
    </w:lvl>
  </w:abstractNum>
  <w:abstractNum w:abstractNumId="18" w15:restartNumberingAfterBreak="0">
    <w:nsid w:val="55D634C9"/>
    <w:multiLevelType w:val="hybridMultilevel"/>
    <w:tmpl w:val="8DF2E57C"/>
    <w:lvl w:ilvl="0" w:tplc="31B2051E">
      <w:start w:val="1"/>
      <w:numFmt w:val="decimal"/>
      <w:lvlText w:val="第%1条"/>
      <w:lvlJc w:val="left"/>
      <w:pPr>
        <w:ind w:left="420" w:hanging="420"/>
      </w:pPr>
      <w:rPr>
        <w:rFonts w:eastAsia="BIZ UDPゴシック" w:hint="eastAsia"/>
      </w:rPr>
    </w:lvl>
    <w:lvl w:ilvl="1" w:tplc="93E2E3B0">
      <w:start w:val="2"/>
      <w:numFmt w:val="decimal"/>
      <w:suff w:val="space"/>
      <w:lvlText w:val="%2"/>
      <w:lvlJc w:val="left"/>
      <w:pPr>
        <w:ind w:left="840" w:hanging="420"/>
      </w:pPr>
      <w:rPr>
        <w:rFonts w:eastAsia="BIZ UDPゴシック" w:hint="eastAsia"/>
      </w:rPr>
    </w:lvl>
    <w:lvl w:ilvl="2" w:tplc="0409001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604124C"/>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0" w15:restartNumberingAfterBreak="0">
    <w:nsid w:val="57A800D8"/>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1" w15:restartNumberingAfterBreak="0">
    <w:nsid w:val="57BC0AB9"/>
    <w:multiLevelType w:val="hybridMultilevel"/>
    <w:tmpl w:val="0090DA5E"/>
    <w:lvl w:ilvl="0" w:tplc="30E8969A">
      <w:start w:val="1"/>
      <w:numFmt w:val="aiueoFullWidth"/>
      <w:lvlText w:val="（%1）"/>
      <w:lvlJc w:val="left"/>
      <w:pPr>
        <w:ind w:left="945" w:hanging="720"/>
      </w:pPr>
      <w:rPr>
        <w:rFonts w:hint="default"/>
      </w:rPr>
    </w:lvl>
    <w:lvl w:ilvl="1" w:tplc="04090017" w:tentative="1">
      <w:start w:val="1"/>
      <w:numFmt w:val="aiueoFullWidth"/>
      <w:lvlText w:val="(%2)"/>
      <w:lvlJc w:val="left"/>
      <w:pPr>
        <w:ind w:left="1065" w:hanging="420"/>
      </w:pPr>
    </w:lvl>
    <w:lvl w:ilvl="2" w:tplc="04090011" w:tentative="1">
      <w:start w:val="1"/>
      <w:numFmt w:val="decimalEnclosedCircle"/>
      <w:lvlText w:val="%3"/>
      <w:lvlJc w:val="left"/>
      <w:pPr>
        <w:ind w:left="1485" w:hanging="420"/>
      </w:pPr>
    </w:lvl>
    <w:lvl w:ilvl="3" w:tplc="0409000F" w:tentative="1">
      <w:start w:val="1"/>
      <w:numFmt w:val="decimal"/>
      <w:lvlText w:val="%4."/>
      <w:lvlJc w:val="left"/>
      <w:pPr>
        <w:ind w:left="1905" w:hanging="420"/>
      </w:pPr>
    </w:lvl>
    <w:lvl w:ilvl="4" w:tplc="04090017" w:tentative="1">
      <w:start w:val="1"/>
      <w:numFmt w:val="aiueoFullWidth"/>
      <w:lvlText w:val="(%5)"/>
      <w:lvlJc w:val="left"/>
      <w:pPr>
        <w:ind w:left="2325" w:hanging="420"/>
      </w:pPr>
    </w:lvl>
    <w:lvl w:ilvl="5" w:tplc="04090011" w:tentative="1">
      <w:start w:val="1"/>
      <w:numFmt w:val="decimalEnclosedCircle"/>
      <w:lvlText w:val="%6"/>
      <w:lvlJc w:val="left"/>
      <w:pPr>
        <w:ind w:left="2745" w:hanging="420"/>
      </w:pPr>
    </w:lvl>
    <w:lvl w:ilvl="6" w:tplc="0409000F" w:tentative="1">
      <w:start w:val="1"/>
      <w:numFmt w:val="decimal"/>
      <w:lvlText w:val="%7."/>
      <w:lvlJc w:val="left"/>
      <w:pPr>
        <w:ind w:left="3165" w:hanging="420"/>
      </w:pPr>
    </w:lvl>
    <w:lvl w:ilvl="7" w:tplc="04090017" w:tentative="1">
      <w:start w:val="1"/>
      <w:numFmt w:val="aiueoFullWidth"/>
      <w:lvlText w:val="(%8)"/>
      <w:lvlJc w:val="left"/>
      <w:pPr>
        <w:ind w:left="3585" w:hanging="420"/>
      </w:pPr>
    </w:lvl>
    <w:lvl w:ilvl="8" w:tplc="04090011" w:tentative="1">
      <w:start w:val="1"/>
      <w:numFmt w:val="decimalEnclosedCircle"/>
      <w:lvlText w:val="%9"/>
      <w:lvlJc w:val="left"/>
      <w:pPr>
        <w:ind w:left="4005" w:hanging="420"/>
      </w:pPr>
    </w:lvl>
  </w:abstractNum>
  <w:abstractNum w:abstractNumId="22" w15:restartNumberingAfterBreak="0">
    <w:nsid w:val="588F3039"/>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abstractNum w:abstractNumId="23" w15:restartNumberingAfterBreak="0">
    <w:nsid w:val="5AB2178F"/>
    <w:multiLevelType w:val="hybridMultilevel"/>
    <w:tmpl w:val="FDB0EB9E"/>
    <w:lvl w:ilvl="0" w:tplc="2C7AA770">
      <w:start w:val="1"/>
      <w:numFmt w:val="decimalFullWidth"/>
      <w:lvlText w:val="第%1条"/>
      <w:lvlJc w:val="left"/>
      <w:pPr>
        <w:ind w:left="735" w:hanging="735"/>
      </w:pPr>
      <w:rPr>
        <w:rFonts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5BAD5637"/>
    <w:multiLevelType w:val="hybridMultilevel"/>
    <w:tmpl w:val="932C72DC"/>
    <w:lvl w:ilvl="0" w:tplc="93E2E3B0">
      <w:start w:val="2"/>
      <w:numFmt w:val="decimal"/>
      <w:suff w:val="space"/>
      <w:lvlText w:val="%1"/>
      <w:lvlJc w:val="left"/>
      <w:pPr>
        <w:ind w:left="840" w:hanging="420"/>
      </w:pPr>
      <w:rPr>
        <w:rFonts w:eastAsia="BIZ UDPゴシック"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5BBF7A46"/>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6" w15:restartNumberingAfterBreak="0">
    <w:nsid w:val="5EFE0425"/>
    <w:multiLevelType w:val="hybridMultilevel"/>
    <w:tmpl w:val="440260D4"/>
    <w:lvl w:ilvl="0" w:tplc="7F06A94C">
      <w:start w:val="1"/>
      <w:numFmt w:val="decimalFullWidth"/>
      <w:lvlText w:val="（%1）"/>
      <w:lvlJc w:val="left"/>
      <w:pPr>
        <w:ind w:left="831" w:hanging="720"/>
      </w:pPr>
      <w:rPr>
        <w:rFonts w:hint="default"/>
      </w:rPr>
    </w:lvl>
    <w:lvl w:ilvl="1" w:tplc="04090017" w:tentative="1">
      <w:start w:val="1"/>
      <w:numFmt w:val="aiueoFullWidth"/>
      <w:lvlText w:val="(%2)"/>
      <w:lvlJc w:val="left"/>
      <w:pPr>
        <w:ind w:left="951" w:hanging="420"/>
      </w:pPr>
    </w:lvl>
    <w:lvl w:ilvl="2" w:tplc="04090011" w:tentative="1">
      <w:start w:val="1"/>
      <w:numFmt w:val="decimalEnclosedCircle"/>
      <w:lvlText w:val="%3"/>
      <w:lvlJc w:val="left"/>
      <w:pPr>
        <w:ind w:left="1371" w:hanging="420"/>
      </w:pPr>
    </w:lvl>
    <w:lvl w:ilvl="3" w:tplc="0409000F" w:tentative="1">
      <w:start w:val="1"/>
      <w:numFmt w:val="decimal"/>
      <w:lvlText w:val="%4."/>
      <w:lvlJc w:val="left"/>
      <w:pPr>
        <w:ind w:left="1791" w:hanging="420"/>
      </w:pPr>
    </w:lvl>
    <w:lvl w:ilvl="4" w:tplc="04090017" w:tentative="1">
      <w:start w:val="1"/>
      <w:numFmt w:val="aiueoFullWidth"/>
      <w:lvlText w:val="(%5)"/>
      <w:lvlJc w:val="left"/>
      <w:pPr>
        <w:ind w:left="2211" w:hanging="420"/>
      </w:pPr>
    </w:lvl>
    <w:lvl w:ilvl="5" w:tplc="04090011" w:tentative="1">
      <w:start w:val="1"/>
      <w:numFmt w:val="decimalEnclosedCircle"/>
      <w:lvlText w:val="%6"/>
      <w:lvlJc w:val="left"/>
      <w:pPr>
        <w:ind w:left="2631" w:hanging="420"/>
      </w:pPr>
    </w:lvl>
    <w:lvl w:ilvl="6" w:tplc="0409000F" w:tentative="1">
      <w:start w:val="1"/>
      <w:numFmt w:val="decimal"/>
      <w:lvlText w:val="%7."/>
      <w:lvlJc w:val="left"/>
      <w:pPr>
        <w:ind w:left="3051" w:hanging="420"/>
      </w:pPr>
    </w:lvl>
    <w:lvl w:ilvl="7" w:tplc="04090017" w:tentative="1">
      <w:start w:val="1"/>
      <w:numFmt w:val="aiueoFullWidth"/>
      <w:lvlText w:val="(%8)"/>
      <w:lvlJc w:val="left"/>
      <w:pPr>
        <w:ind w:left="3471" w:hanging="420"/>
      </w:pPr>
    </w:lvl>
    <w:lvl w:ilvl="8" w:tplc="04090011" w:tentative="1">
      <w:start w:val="1"/>
      <w:numFmt w:val="decimalEnclosedCircle"/>
      <w:lvlText w:val="%9"/>
      <w:lvlJc w:val="left"/>
      <w:pPr>
        <w:ind w:left="3891" w:hanging="420"/>
      </w:pPr>
    </w:lvl>
  </w:abstractNum>
  <w:abstractNum w:abstractNumId="27" w15:restartNumberingAfterBreak="0">
    <w:nsid w:val="618D3B00"/>
    <w:multiLevelType w:val="hybridMultilevel"/>
    <w:tmpl w:val="8586D3A8"/>
    <w:lvl w:ilvl="0" w:tplc="171E18EC">
      <w:start w:val="1"/>
      <w:numFmt w:val="decimalFullWidth"/>
      <w:lvlText w:val="（%1）"/>
      <w:lvlJc w:val="left"/>
      <w:pPr>
        <w:ind w:left="942" w:hanging="720"/>
      </w:pPr>
      <w:rPr>
        <w:rFonts w:hint="default"/>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28" w15:restartNumberingAfterBreak="0">
    <w:nsid w:val="63CF373F"/>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29" w15:restartNumberingAfterBreak="0">
    <w:nsid w:val="69984D20"/>
    <w:multiLevelType w:val="hybridMultilevel"/>
    <w:tmpl w:val="26BAF9E0"/>
    <w:lvl w:ilvl="0" w:tplc="80C6CF02">
      <w:start w:val="1"/>
      <w:numFmt w:val="aiueoFullWidth"/>
      <w:lvlText w:val="（%1）"/>
      <w:lvlJc w:val="left"/>
      <w:pPr>
        <w:ind w:left="1020" w:hanging="7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0" w15:restartNumberingAfterBreak="0">
    <w:nsid w:val="6AC70F73"/>
    <w:multiLevelType w:val="hybridMultilevel"/>
    <w:tmpl w:val="CB8C7820"/>
    <w:lvl w:ilvl="0" w:tplc="30E8969A">
      <w:start w:val="1"/>
      <w:numFmt w:val="aiueoFullWidth"/>
      <w:lvlText w:val="（%1）"/>
      <w:lvlJc w:val="left"/>
      <w:pPr>
        <w:ind w:left="720" w:hanging="420"/>
      </w:pPr>
      <w:rPr>
        <w:rFonts w:hint="default"/>
      </w:rPr>
    </w:lvl>
    <w:lvl w:ilvl="1" w:tplc="04090017" w:tentative="1">
      <w:start w:val="1"/>
      <w:numFmt w:val="aiueoFullWidth"/>
      <w:lvlText w:val="(%2)"/>
      <w:lvlJc w:val="left"/>
      <w:pPr>
        <w:ind w:left="1140" w:hanging="420"/>
      </w:pPr>
    </w:lvl>
    <w:lvl w:ilvl="2" w:tplc="04090011" w:tentative="1">
      <w:start w:val="1"/>
      <w:numFmt w:val="decimalEnclosedCircle"/>
      <w:lvlText w:val="%3"/>
      <w:lvlJc w:val="left"/>
      <w:pPr>
        <w:ind w:left="1560" w:hanging="420"/>
      </w:pPr>
    </w:lvl>
    <w:lvl w:ilvl="3" w:tplc="0409000F" w:tentative="1">
      <w:start w:val="1"/>
      <w:numFmt w:val="decimal"/>
      <w:lvlText w:val="%4."/>
      <w:lvlJc w:val="left"/>
      <w:pPr>
        <w:ind w:left="1980" w:hanging="420"/>
      </w:pPr>
    </w:lvl>
    <w:lvl w:ilvl="4" w:tplc="04090017" w:tentative="1">
      <w:start w:val="1"/>
      <w:numFmt w:val="aiueoFullWidth"/>
      <w:lvlText w:val="(%5)"/>
      <w:lvlJc w:val="left"/>
      <w:pPr>
        <w:ind w:left="2400" w:hanging="420"/>
      </w:pPr>
    </w:lvl>
    <w:lvl w:ilvl="5" w:tplc="04090011" w:tentative="1">
      <w:start w:val="1"/>
      <w:numFmt w:val="decimalEnclosedCircle"/>
      <w:lvlText w:val="%6"/>
      <w:lvlJc w:val="left"/>
      <w:pPr>
        <w:ind w:left="2820" w:hanging="420"/>
      </w:pPr>
    </w:lvl>
    <w:lvl w:ilvl="6" w:tplc="0409000F" w:tentative="1">
      <w:start w:val="1"/>
      <w:numFmt w:val="decimal"/>
      <w:lvlText w:val="%7."/>
      <w:lvlJc w:val="left"/>
      <w:pPr>
        <w:ind w:left="3240" w:hanging="420"/>
      </w:pPr>
    </w:lvl>
    <w:lvl w:ilvl="7" w:tplc="04090017" w:tentative="1">
      <w:start w:val="1"/>
      <w:numFmt w:val="aiueoFullWidth"/>
      <w:lvlText w:val="(%8)"/>
      <w:lvlJc w:val="left"/>
      <w:pPr>
        <w:ind w:left="3660" w:hanging="420"/>
      </w:pPr>
    </w:lvl>
    <w:lvl w:ilvl="8" w:tplc="04090011" w:tentative="1">
      <w:start w:val="1"/>
      <w:numFmt w:val="decimalEnclosedCircle"/>
      <w:lvlText w:val="%9"/>
      <w:lvlJc w:val="left"/>
      <w:pPr>
        <w:ind w:left="4080" w:hanging="420"/>
      </w:pPr>
    </w:lvl>
  </w:abstractNum>
  <w:abstractNum w:abstractNumId="31" w15:restartNumberingAfterBreak="0">
    <w:nsid w:val="742802D0"/>
    <w:multiLevelType w:val="hybridMultilevel"/>
    <w:tmpl w:val="5D9EE69A"/>
    <w:lvl w:ilvl="0" w:tplc="486CDD84">
      <w:start w:val="1"/>
      <w:numFmt w:val="decimalFullWidth"/>
      <w:lvlText w:val="（%1）"/>
      <w:lvlJc w:val="left"/>
      <w:pPr>
        <w:ind w:left="942" w:hanging="720"/>
      </w:pPr>
      <w:rPr>
        <w:rFonts w:hint="default"/>
        <w:lang w:val="en-US"/>
      </w:rPr>
    </w:lvl>
    <w:lvl w:ilvl="1" w:tplc="04090017" w:tentative="1">
      <w:start w:val="1"/>
      <w:numFmt w:val="aiueoFullWidth"/>
      <w:lvlText w:val="(%2)"/>
      <w:lvlJc w:val="left"/>
      <w:pPr>
        <w:ind w:left="1062" w:hanging="420"/>
      </w:pPr>
    </w:lvl>
    <w:lvl w:ilvl="2" w:tplc="04090011" w:tentative="1">
      <w:start w:val="1"/>
      <w:numFmt w:val="decimalEnclosedCircle"/>
      <w:lvlText w:val="%3"/>
      <w:lvlJc w:val="left"/>
      <w:pPr>
        <w:ind w:left="1482" w:hanging="420"/>
      </w:pPr>
    </w:lvl>
    <w:lvl w:ilvl="3" w:tplc="0409000F" w:tentative="1">
      <w:start w:val="1"/>
      <w:numFmt w:val="decimal"/>
      <w:lvlText w:val="%4."/>
      <w:lvlJc w:val="left"/>
      <w:pPr>
        <w:ind w:left="1902" w:hanging="420"/>
      </w:pPr>
    </w:lvl>
    <w:lvl w:ilvl="4" w:tplc="04090017" w:tentative="1">
      <w:start w:val="1"/>
      <w:numFmt w:val="aiueoFullWidth"/>
      <w:lvlText w:val="(%5)"/>
      <w:lvlJc w:val="left"/>
      <w:pPr>
        <w:ind w:left="2322" w:hanging="420"/>
      </w:pPr>
    </w:lvl>
    <w:lvl w:ilvl="5" w:tplc="04090011" w:tentative="1">
      <w:start w:val="1"/>
      <w:numFmt w:val="decimalEnclosedCircle"/>
      <w:lvlText w:val="%6"/>
      <w:lvlJc w:val="left"/>
      <w:pPr>
        <w:ind w:left="2742" w:hanging="420"/>
      </w:pPr>
    </w:lvl>
    <w:lvl w:ilvl="6" w:tplc="0409000F" w:tentative="1">
      <w:start w:val="1"/>
      <w:numFmt w:val="decimal"/>
      <w:lvlText w:val="%7."/>
      <w:lvlJc w:val="left"/>
      <w:pPr>
        <w:ind w:left="3162" w:hanging="420"/>
      </w:pPr>
    </w:lvl>
    <w:lvl w:ilvl="7" w:tplc="04090017" w:tentative="1">
      <w:start w:val="1"/>
      <w:numFmt w:val="aiueoFullWidth"/>
      <w:lvlText w:val="(%8)"/>
      <w:lvlJc w:val="left"/>
      <w:pPr>
        <w:ind w:left="3582" w:hanging="420"/>
      </w:pPr>
    </w:lvl>
    <w:lvl w:ilvl="8" w:tplc="04090011" w:tentative="1">
      <w:start w:val="1"/>
      <w:numFmt w:val="decimalEnclosedCircle"/>
      <w:lvlText w:val="%9"/>
      <w:lvlJc w:val="left"/>
      <w:pPr>
        <w:ind w:left="4002" w:hanging="420"/>
      </w:pPr>
    </w:lvl>
  </w:abstractNum>
  <w:abstractNum w:abstractNumId="32" w15:restartNumberingAfterBreak="0">
    <w:nsid w:val="758A02B5"/>
    <w:multiLevelType w:val="hybridMultilevel"/>
    <w:tmpl w:val="F2F65858"/>
    <w:lvl w:ilvl="0" w:tplc="30E8969A">
      <w:start w:val="1"/>
      <w:numFmt w:val="aiueoFullWidth"/>
      <w:lvlText w:val="（%1）"/>
      <w:lvlJc w:val="left"/>
      <w:pPr>
        <w:ind w:left="1170" w:hanging="720"/>
      </w:pPr>
      <w:rPr>
        <w:rFonts w:hint="default"/>
      </w:rPr>
    </w:lvl>
    <w:lvl w:ilvl="1" w:tplc="04090017" w:tentative="1">
      <w:start w:val="1"/>
      <w:numFmt w:val="aiueoFullWidth"/>
      <w:lvlText w:val="(%2)"/>
      <w:lvlJc w:val="left"/>
      <w:pPr>
        <w:ind w:left="1290" w:hanging="420"/>
      </w:pPr>
    </w:lvl>
    <w:lvl w:ilvl="2" w:tplc="04090011" w:tentative="1">
      <w:start w:val="1"/>
      <w:numFmt w:val="decimalEnclosedCircle"/>
      <w:lvlText w:val="%3"/>
      <w:lvlJc w:val="left"/>
      <w:pPr>
        <w:ind w:left="1710" w:hanging="420"/>
      </w:pPr>
    </w:lvl>
    <w:lvl w:ilvl="3" w:tplc="0409000F" w:tentative="1">
      <w:start w:val="1"/>
      <w:numFmt w:val="decimal"/>
      <w:lvlText w:val="%4."/>
      <w:lvlJc w:val="left"/>
      <w:pPr>
        <w:ind w:left="2130" w:hanging="420"/>
      </w:pPr>
    </w:lvl>
    <w:lvl w:ilvl="4" w:tplc="04090017" w:tentative="1">
      <w:start w:val="1"/>
      <w:numFmt w:val="aiueoFullWidth"/>
      <w:lvlText w:val="(%5)"/>
      <w:lvlJc w:val="left"/>
      <w:pPr>
        <w:ind w:left="2550" w:hanging="420"/>
      </w:pPr>
    </w:lvl>
    <w:lvl w:ilvl="5" w:tplc="04090011" w:tentative="1">
      <w:start w:val="1"/>
      <w:numFmt w:val="decimalEnclosedCircle"/>
      <w:lvlText w:val="%6"/>
      <w:lvlJc w:val="left"/>
      <w:pPr>
        <w:ind w:left="2970" w:hanging="420"/>
      </w:pPr>
    </w:lvl>
    <w:lvl w:ilvl="6" w:tplc="0409000F" w:tentative="1">
      <w:start w:val="1"/>
      <w:numFmt w:val="decimal"/>
      <w:lvlText w:val="%7."/>
      <w:lvlJc w:val="left"/>
      <w:pPr>
        <w:ind w:left="3390" w:hanging="420"/>
      </w:pPr>
    </w:lvl>
    <w:lvl w:ilvl="7" w:tplc="04090017" w:tentative="1">
      <w:start w:val="1"/>
      <w:numFmt w:val="aiueoFullWidth"/>
      <w:lvlText w:val="(%8)"/>
      <w:lvlJc w:val="left"/>
      <w:pPr>
        <w:ind w:left="3810" w:hanging="420"/>
      </w:pPr>
    </w:lvl>
    <w:lvl w:ilvl="8" w:tplc="04090011" w:tentative="1">
      <w:start w:val="1"/>
      <w:numFmt w:val="decimalEnclosedCircle"/>
      <w:lvlText w:val="%9"/>
      <w:lvlJc w:val="left"/>
      <w:pPr>
        <w:ind w:left="4230" w:hanging="420"/>
      </w:pPr>
    </w:lvl>
  </w:abstractNum>
  <w:abstractNum w:abstractNumId="33" w15:restartNumberingAfterBreak="0">
    <w:nsid w:val="75DA7FA8"/>
    <w:multiLevelType w:val="hybridMultilevel"/>
    <w:tmpl w:val="4E9E80E0"/>
    <w:lvl w:ilvl="0" w:tplc="04090011">
      <w:start w:val="1"/>
      <w:numFmt w:val="decimalEnclosedCircle"/>
      <w:lvlText w:val="%1"/>
      <w:lvlJc w:val="left"/>
      <w:pPr>
        <w:ind w:left="1590" w:hanging="420"/>
      </w:pPr>
    </w:lvl>
    <w:lvl w:ilvl="1" w:tplc="04090017" w:tentative="1">
      <w:start w:val="1"/>
      <w:numFmt w:val="aiueoFullWidth"/>
      <w:lvlText w:val="(%2)"/>
      <w:lvlJc w:val="left"/>
      <w:pPr>
        <w:ind w:left="2010" w:hanging="420"/>
      </w:pPr>
    </w:lvl>
    <w:lvl w:ilvl="2" w:tplc="04090011" w:tentative="1">
      <w:start w:val="1"/>
      <w:numFmt w:val="decimalEnclosedCircle"/>
      <w:lvlText w:val="%3"/>
      <w:lvlJc w:val="left"/>
      <w:pPr>
        <w:ind w:left="2430" w:hanging="420"/>
      </w:pPr>
    </w:lvl>
    <w:lvl w:ilvl="3" w:tplc="0409000F" w:tentative="1">
      <w:start w:val="1"/>
      <w:numFmt w:val="decimal"/>
      <w:lvlText w:val="%4."/>
      <w:lvlJc w:val="left"/>
      <w:pPr>
        <w:ind w:left="2850" w:hanging="420"/>
      </w:pPr>
    </w:lvl>
    <w:lvl w:ilvl="4" w:tplc="04090017">
      <w:start w:val="1"/>
      <w:numFmt w:val="aiueoFullWidth"/>
      <w:lvlText w:val="(%5)"/>
      <w:lvlJc w:val="left"/>
      <w:pPr>
        <w:ind w:left="3270" w:hanging="420"/>
      </w:pPr>
    </w:lvl>
    <w:lvl w:ilvl="5" w:tplc="04090011" w:tentative="1">
      <w:start w:val="1"/>
      <w:numFmt w:val="decimalEnclosedCircle"/>
      <w:lvlText w:val="%6"/>
      <w:lvlJc w:val="left"/>
      <w:pPr>
        <w:ind w:left="3690" w:hanging="420"/>
      </w:pPr>
    </w:lvl>
    <w:lvl w:ilvl="6" w:tplc="0409000F" w:tentative="1">
      <w:start w:val="1"/>
      <w:numFmt w:val="decimal"/>
      <w:lvlText w:val="%7."/>
      <w:lvlJc w:val="left"/>
      <w:pPr>
        <w:ind w:left="4110" w:hanging="420"/>
      </w:pPr>
    </w:lvl>
    <w:lvl w:ilvl="7" w:tplc="04090017" w:tentative="1">
      <w:start w:val="1"/>
      <w:numFmt w:val="aiueoFullWidth"/>
      <w:lvlText w:val="(%8)"/>
      <w:lvlJc w:val="left"/>
      <w:pPr>
        <w:ind w:left="4530" w:hanging="420"/>
      </w:pPr>
    </w:lvl>
    <w:lvl w:ilvl="8" w:tplc="04090011" w:tentative="1">
      <w:start w:val="1"/>
      <w:numFmt w:val="decimalEnclosedCircle"/>
      <w:lvlText w:val="%9"/>
      <w:lvlJc w:val="left"/>
      <w:pPr>
        <w:ind w:left="4950" w:hanging="420"/>
      </w:pPr>
    </w:lvl>
  </w:abstractNum>
  <w:abstractNum w:abstractNumId="34" w15:restartNumberingAfterBreak="0">
    <w:nsid w:val="7D4B005D"/>
    <w:multiLevelType w:val="hybridMultilevel"/>
    <w:tmpl w:val="4684CA30"/>
    <w:lvl w:ilvl="0" w:tplc="93E2E3B0">
      <w:start w:val="2"/>
      <w:numFmt w:val="decimal"/>
      <w:suff w:val="space"/>
      <w:lvlText w:val="%1"/>
      <w:lvlJc w:val="left"/>
      <w:pPr>
        <w:ind w:left="420" w:hanging="420"/>
      </w:pPr>
      <w:rPr>
        <w:rFonts w:eastAsia="BIZ UDPゴシック" w:hint="eastAsia"/>
      </w:rPr>
    </w:lvl>
    <w:lvl w:ilvl="1" w:tplc="04090017" w:tentative="1">
      <w:start w:val="1"/>
      <w:numFmt w:val="aiueoFullWidth"/>
      <w:lvlText w:val="(%2)"/>
      <w:lvlJc w:val="left"/>
      <w:pPr>
        <w:ind w:left="420" w:hanging="420"/>
      </w:pPr>
    </w:lvl>
    <w:lvl w:ilvl="2" w:tplc="04090011" w:tentative="1">
      <w:start w:val="1"/>
      <w:numFmt w:val="decimalEnclosedCircle"/>
      <w:lvlText w:val="%3"/>
      <w:lvlJc w:val="left"/>
      <w:pPr>
        <w:ind w:left="840" w:hanging="420"/>
      </w:pPr>
    </w:lvl>
    <w:lvl w:ilvl="3" w:tplc="0409000F" w:tentative="1">
      <w:start w:val="1"/>
      <w:numFmt w:val="decimal"/>
      <w:lvlText w:val="%4."/>
      <w:lvlJc w:val="left"/>
      <w:pPr>
        <w:ind w:left="1260" w:hanging="420"/>
      </w:pPr>
    </w:lvl>
    <w:lvl w:ilvl="4" w:tplc="04090017" w:tentative="1">
      <w:start w:val="1"/>
      <w:numFmt w:val="aiueoFullWidth"/>
      <w:lvlText w:val="(%5)"/>
      <w:lvlJc w:val="left"/>
      <w:pPr>
        <w:ind w:left="1680" w:hanging="420"/>
      </w:pPr>
    </w:lvl>
    <w:lvl w:ilvl="5" w:tplc="04090011" w:tentative="1">
      <w:start w:val="1"/>
      <w:numFmt w:val="decimalEnclosedCircle"/>
      <w:lvlText w:val="%6"/>
      <w:lvlJc w:val="left"/>
      <w:pPr>
        <w:ind w:left="2100" w:hanging="420"/>
      </w:pPr>
    </w:lvl>
    <w:lvl w:ilvl="6" w:tplc="0409000F" w:tentative="1">
      <w:start w:val="1"/>
      <w:numFmt w:val="decimal"/>
      <w:lvlText w:val="%7."/>
      <w:lvlJc w:val="left"/>
      <w:pPr>
        <w:ind w:left="2520" w:hanging="420"/>
      </w:pPr>
    </w:lvl>
    <w:lvl w:ilvl="7" w:tplc="04090017" w:tentative="1">
      <w:start w:val="1"/>
      <w:numFmt w:val="aiueoFullWidth"/>
      <w:lvlText w:val="(%8)"/>
      <w:lvlJc w:val="left"/>
      <w:pPr>
        <w:ind w:left="2940" w:hanging="420"/>
      </w:pPr>
    </w:lvl>
    <w:lvl w:ilvl="8" w:tplc="04090011" w:tentative="1">
      <w:start w:val="1"/>
      <w:numFmt w:val="decimalEnclosedCircle"/>
      <w:lvlText w:val="%9"/>
      <w:lvlJc w:val="left"/>
      <w:pPr>
        <w:ind w:left="3360" w:hanging="420"/>
      </w:pPr>
    </w:lvl>
  </w:abstractNum>
  <w:num w:numId="1">
    <w:abstractNumId w:val="7"/>
  </w:num>
  <w:num w:numId="2">
    <w:abstractNumId w:val="31"/>
  </w:num>
  <w:num w:numId="3">
    <w:abstractNumId w:val="16"/>
  </w:num>
  <w:num w:numId="4">
    <w:abstractNumId w:val="21"/>
  </w:num>
  <w:num w:numId="5">
    <w:abstractNumId w:val="27"/>
  </w:num>
  <w:num w:numId="6">
    <w:abstractNumId w:val="5"/>
  </w:num>
  <w:num w:numId="7">
    <w:abstractNumId w:val="25"/>
  </w:num>
  <w:num w:numId="8">
    <w:abstractNumId w:val="26"/>
  </w:num>
  <w:num w:numId="9">
    <w:abstractNumId w:val="18"/>
  </w:num>
  <w:num w:numId="10">
    <w:abstractNumId w:val="23"/>
  </w:num>
  <w:num w:numId="11">
    <w:abstractNumId w:val="13"/>
  </w:num>
  <w:num w:numId="12">
    <w:abstractNumId w:val="10"/>
  </w:num>
  <w:num w:numId="13">
    <w:abstractNumId w:val="24"/>
  </w:num>
  <w:num w:numId="14">
    <w:abstractNumId w:val="12"/>
  </w:num>
  <w:num w:numId="15">
    <w:abstractNumId w:val="30"/>
  </w:num>
  <w:num w:numId="16">
    <w:abstractNumId w:val="29"/>
  </w:num>
  <w:num w:numId="17">
    <w:abstractNumId w:val="14"/>
  </w:num>
  <w:num w:numId="18">
    <w:abstractNumId w:val="0"/>
  </w:num>
  <w:num w:numId="19">
    <w:abstractNumId w:val="8"/>
  </w:num>
  <w:num w:numId="20">
    <w:abstractNumId w:val="32"/>
  </w:num>
  <w:num w:numId="21">
    <w:abstractNumId w:val="15"/>
  </w:num>
  <w:num w:numId="22">
    <w:abstractNumId w:val="2"/>
  </w:num>
  <w:num w:numId="23">
    <w:abstractNumId w:val="19"/>
  </w:num>
  <w:num w:numId="24">
    <w:abstractNumId w:val="22"/>
  </w:num>
  <w:num w:numId="25">
    <w:abstractNumId w:val="1"/>
  </w:num>
  <w:num w:numId="26">
    <w:abstractNumId w:val="4"/>
  </w:num>
  <w:num w:numId="27">
    <w:abstractNumId w:val="33"/>
  </w:num>
  <w:num w:numId="28">
    <w:abstractNumId w:val="17"/>
  </w:num>
  <w:num w:numId="29">
    <w:abstractNumId w:val="34"/>
  </w:num>
  <w:num w:numId="30">
    <w:abstractNumId w:val="6"/>
  </w:num>
  <w:num w:numId="31">
    <w:abstractNumId w:val="9"/>
  </w:num>
  <w:num w:numId="32">
    <w:abstractNumId w:val="3"/>
  </w:num>
  <w:num w:numId="33">
    <w:abstractNumId w:val="28"/>
  </w:num>
  <w:num w:numId="34">
    <w:abstractNumId w:val="20"/>
  </w:num>
  <w:num w:numId="3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7D"/>
    <w:rsid w:val="00083B04"/>
    <w:rsid w:val="000F13D4"/>
    <w:rsid w:val="00262C5D"/>
    <w:rsid w:val="002A67AD"/>
    <w:rsid w:val="002C739F"/>
    <w:rsid w:val="00395F38"/>
    <w:rsid w:val="005A34A4"/>
    <w:rsid w:val="005D0843"/>
    <w:rsid w:val="005D67AA"/>
    <w:rsid w:val="005F042A"/>
    <w:rsid w:val="006565B6"/>
    <w:rsid w:val="006F069E"/>
    <w:rsid w:val="008E767D"/>
    <w:rsid w:val="008F4DB6"/>
    <w:rsid w:val="0097082E"/>
    <w:rsid w:val="00BF69EA"/>
    <w:rsid w:val="00C37EA1"/>
    <w:rsid w:val="00C56180"/>
    <w:rsid w:val="00D22877"/>
    <w:rsid w:val="00D913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40E384F"/>
  <w15:chartTrackingRefBased/>
  <w15:docId w15:val="{4DA8235F-2705-47FB-86BC-3FB9A570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E767D"/>
    <w:pPr>
      <w:ind w:leftChars="400" w:left="840"/>
    </w:pPr>
  </w:style>
  <w:style w:type="paragraph" w:styleId="a4">
    <w:name w:val="header"/>
    <w:basedOn w:val="a"/>
    <w:link w:val="a5"/>
    <w:uiPriority w:val="99"/>
    <w:unhideWhenUsed/>
    <w:rsid w:val="006565B6"/>
    <w:pPr>
      <w:tabs>
        <w:tab w:val="center" w:pos="4252"/>
        <w:tab w:val="right" w:pos="8504"/>
      </w:tabs>
      <w:snapToGrid w:val="0"/>
    </w:pPr>
  </w:style>
  <w:style w:type="character" w:customStyle="1" w:styleId="a5">
    <w:name w:val="ヘッダー (文字)"/>
    <w:basedOn w:val="a0"/>
    <w:link w:val="a4"/>
    <w:uiPriority w:val="99"/>
    <w:rsid w:val="006565B6"/>
  </w:style>
  <w:style w:type="paragraph" w:styleId="a6">
    <w:name w:val="footer"/>
    <w:basedOn w:val="a"/>
    <w:link w:val="a7"/>
    <w:uiPriority w:val="99"/>
    <w:unhideWhenUsed/>
    <w:rsid w:val="006565B6"/>
    <w:pPr>
      <w:tabs>
        <w:tab w:val="center" w:pos="4252"/>
        <w:tab w:val="right" w:pos="8504"/>
      </w:tabs>
      <w:snapToGrid w:val="0"/>
    </w:pPr>
  </w:style>
  <w:style w:type="character" w:customStyle="1" w:styleId="a7">
    <w:name w:val="フッター (文字)"/>
    <w:basedOn w:val="a0"/>
    <w:link w:val="a6"/>
    <w:uiPriority w:val="99"/>
    <w:rsid w:val="00656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982</Words>
  <Characters>5604</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ヘルプデスクセンター（JUSPO）</cp:lastModifiedBy>
  <cp:revision>2</cp:revision>
  <dcterms:created xsi:type="dcterms:W3CDTF">2021-01-27T12:32:00Z</dcterms:created>
  <dcterms:modified xsi:type="dcterms:W3CDTF">2021-01-27T12:32:00Z</dcterms:modified>
</cp:coreProperties>
</file>