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039ADA16"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合同会社DUG研究所</w:t>
      </w:r>
    </w:p>
    <w:p w14:paraId="5D5FF17A" w14:textId="77777777" w:rsid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 xml:space="preserve">就労移行支援　</w:t>
      </w:r>
    </w:p>
    <w:p w14:paraId="16A0022C" w14:textId="568C7F21"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コーリングサポ笠岡</w:t>
      </w:r>
    </w:p>
    <w:p w14:paraId="5C45720F" w14:textId="7777777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p>
    <w:p w14:paraId="73173E42" w14:textId="716F4826"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運営規定Ver1.0</w:t>
      </w:r>
    </w:p>
    <w:p w14:paraId="0DA1086F"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04116B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D0944F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290D79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79DA33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BDFB61B"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297B1A"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6500D1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68B4817"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190C60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374EA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1D57C2C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D7A0B9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4D26CA0" w14:textId="35E45CC5"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79E05D9" w14:textId="032014F8" w:rsidR="008E767D" w:rsidRPr="002A67AD" w:rsidRDefault="002A67AD" w:rsidP="008E767D">
      <w:pPr>
        <w:overflowPunct w:val="0"/>
        <w:jc w:val="center"/>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lastRenderedPageBreak/>
        <w:t xml:space="preserve">就労移行支援　</w:t>
      </w:r>
      <w:r w:rsidR="00FB1064">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 xml:space="preserve">　運営規程</w:t>
      </w:r>
    </w:p>
    <w:p w14:paraId="445339D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DF999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（事業の目的）</w:t>
      </w:r>
    </w:p>
    <w:p w14:paraId="6813380C" w14:textId="713878C3" w:rsidR="008E767D" w:rsidRPr="002A67AD" w:rsidRDefault="00FB1064"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合同会社DUG研究所</w:t>
      </w:r>
      <w:r w:rsidR="008E767D" w:rsidRPr="002A67AD">
        <w:rPr>
          <w:rFonts w:ascii="BIZ UDPゴシック" w:eastAsia="BIZ UDPゴシック" w:hAnsi="BIZ UDPゴシック" w:cs="ＭＳ 明朝" w:hint="eastAsia"/>
          <w:color w:val="000000"/>
          <w:kern w:val="0"/>
          <w:sz w:val="22"/>
        </w:rPr>
        <w:t>（以下「事業者」という。）が設置する</w:t>
      </w:r>
      <w:r w:rsidR="002A67AD" w:rsidRPr="002A67AD">
        <w:rPr>
          <w:rFonts w:ascii="BIZ UDPゴシック" w:eastAsia="BIZ UDPゴシック" w:hAnsi="BIZ UDPゴシック" w:cs="ＭＳ 明朝" w:hint="eastAsia"/>
          <w:color w:val="000000"/>
          <w:kern w:val="0"/>
          <w:sz w:val="22"/>
        </w:rPr>
        <w:t xml:space="preserve">就労移行支援施設　</w:t>
      </w:r>
      <w:r>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（以下「事業所」という。）において実施する指定障害福祉サービス事業の就労移行支援（以下「指定就労移行支援」という。）の</w:t>
      </w:r>
      <w:proofErr w:type="gramStart"/>
      <w:r w:rsidR="008E767D" w:rsidRPr="002A67AD">
        <w:rPr>
          <w:rFonts w:ascii="BIZ UDPゴシック" w:eastAsia="BIZ UDPゴシック" w:hAnsi="BIZ UDPゴシック" w:cs="ＭＳ 明朝" w:hint="eastAsia"/>
          <w:color w:val="000000"/>
          <w:kern w:val="0"/>
          <w:sz w:val="22"/>
        </w:rPr>
        <w:t>適性な</w:t>
      </w:r>
      <w:proofErr w:type="gramEnd"/>
      <w:r w:rsidR="008E767D" w:rsidRPr="002A67AD">
        <w:rPr>
          <w:rFonts w:ascii="BIZ UDPゴシック" w:eastAsia="BIZ UDPゴシック" w:hAnsi="BIZ UDPゴシック" w:cs="ＭＳ 明朝" w:hint="eastAsia"/>
          <w:color w:val="000000"/>
          <w:kern w:val="0"/>
          <w:sz w:val="22"/>
        </w:rPr>
        <w:t>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515ED84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（運営の方針）</w:t>
      </w:r>
    </w:p>
    <w:p w14:paraId="3E9CF284" w14:textId="62699065"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事業者は、</w:t>
      </w:r>
      <w:r w:rsidR="002A67AD" w:rsidRPr="002A67AD">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事業者は、指定就労移行支援の実施に当たっては、利用者が基本的人権を享有する個</w:t>
      </w: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7544B025" w:rsidR="008E767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事業の実施に当たっては、前三項の他、障害者の日常生活及び社会生活を総合的に支援するための法律（平成１７年法律第１２３号。以下「法」という。）及び関係法令等を遵守する。</w:t>
      </w:r>
    </w:p>
    <w:p w14:paraId="070436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AF31C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（事業所の名称等）</w:t>
      </w:r>
    </w:p>
    <w:p w14:paraId="27162B03" w14:textId="39F56C04"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事業所の名称及び所在地は、次のとおりとする。</w:t>
      </w:r>
    </w:p>
    <w:p w14:paraId="187CEC02" w14:textId="5C674429"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名称　　</w:t>
      </w:r>
      <w:r w:rsidR="002A67AD">
        <w:rPr>
          <w:rFonts w:ascii="BIZ UDPゴシック" w:eastAsia="BIZ UDPゴシック" w:hAnsi="BIZ UDPゴシック" w:cs="ＭＳ 明朝" w:hint="eastAsia"/>
          <w:color w:val="000000"/>
          <w:kern w:val="0"/>
          <w:sz w:val="22"/>
        </w:rPr>
        <w:t xml:space="preserve">　</w:t>
      </w:r>
      <w:r w:rsidR="002A67AD">
        <w:rPr>
          <w:rFonts w:ascii="BIZ UDPゴシック" w:eastAsia="BIZ UDPゴシック" w:hAnsi="BIZ UDPゴシック" w:cs="ＭＳ 明朝"/>
          <w:color w:val="000000"/>
          <w:kern w:val="0"/>
          <w:sz w:val="22"/>
        </w:rPr>
        <w:tab/>
      </w:r>
      <w:r w:rsidR="002A67AD" w:rsidRPr="002A67AD">
        <w:rPr>
          <w:rFonts w:ascii="BIZ UDPゴシック" w:eastAsia="BIZ UDPゴシック" w:hAnsi="BIZ UDPゴシック" w:cs="ＭＳ 明朝" w:hint="eastAsia"/>
          <w:color w:val="000000"/>
          <w:kern w:val="0"/>
          <w:sz w:val="22"/>
        </w:rPr>
        <w:t xml:space="preserve">就労移行支援施設　</w:t>
      </w:r>
      <w:r w:rsidR="00FB1064">
        <w:rPr>
          <w:rFonts w:ascii="BIZ UDPゴシック" w:eastAsia="BIZ UDPゴシック" w:hAnsi="BIZ UDPゴシック" w:cs="ＭＳ 明朝" w:hint="eastAsia"/>
          <w:color w:val="000000"/>
          <w:kern w:val="0"/>
          <w:sz w:val="22"/>
        </w:rPr>
        <w:t>コーリングサポ笠岡</w:t>
      </w:r>
    </w:p>
    <w:p w14:paraId="0B76BB02" w14:textId="30BB982F"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所在地</w:t>
      </w:r>
      <w:r w:rsidR="002A67AD">
        <w:rPr>
          <w:rFonts w:ascii="BIZ UDPゴシック" w:eastAsia="BIZ UDPゴシック" w:hAnsi="BIZ UDPゴシック" w:cs="ＭＳ 明朝"/>
          <w:color w:val="000000"/>
          <w:kern w:val="0"/>
          <w:sz w:val="22"/>
        </w:rPr>
        <w:tab/>
      </w:r>
      <w:r w:rsidR="00FB1064">
        <w:rPr>
          <w:rFonts w:ascii="BIZ UDPゴシック" w:eastAsia="BIZ UDPゴシック" w:hAnsi="BIZ UDPゴシック" w:cs="ＭＳ 明朝" w:hint="eastAsia"/>
          <w:color w:val="000000"/>
          <w:kern w:val="0"/>
          <w:sz w:val="22"/>
        </w:rPr>
        <w:t>岡山県笠岡市金浦１３７１－２</w:t>
      </w:r>
    </w:p>
    <w:p w14:paraId="64F0EAA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966177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（職員の職種、員数及び職務内容）</w:t>
      </w:r>
    </w:p>
    <w:p w14:paraId="2C9E855F" w14:textId="35CE3620"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事業所に勤務する職員の職種、員数及び職務内容は次のとおりとする。</w:t>
      </w:r>
    </w:p>
    <w:p w14:paraId="586F6B3F" w14:textId="51A5634A"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管理者　１名（常勤職員）</w:t>
      </w:r>
    </w:p>
    <w:p w14:paraId="490DA6DA" w14:textId="42549D76" w:rsidR="008E767D" w:rsidRPr="002A67AD" w:rsidRDefault="008E767D" w:rsidP="005A34A4">
      <w:pPr>
        <w:overflowPunct w:val="0"/>
        <w:ind w:left="222" w:hangingChars="100" w:hanging="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管理者は、事務所の職員の管理及び業務の管理を一元的に行うとともに、事業所の職員に対し法令等を遵守させるために必要な指揮命令を行う。</w:t>
      </w:r>
    </w:p>
    <w:p w14:paraId="2BC6DAE7" w14:textId="7A6C1CD0"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サービス管理責任者　１名（常勤職員）</w:t>
      </w:r>
    </w:p>
    <w:p w14:paraId="06C8A45E" w14:textId="77777777" w:rsidR="008E767D" w:rsidRPr="002A67AD" w:rsidRDefault="008E767D" w:rsidP="005A34A4">
      <w:pPr>
        <w:overflowPunct w:val="0"/>
        <w:ind w:leftChars="100" w:left="21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適切な方法により、利用者の有する能力、置かれている環境及び日常生活全般の状況等</w:t>
      </w:r>
      <w:r w:rsidRPr="002A67AD">
        <w:rPr>
          <w:rFonts w:ascii="BIZ UDPゴシック" w:eastAsia="BIZ UDPゴシック" w:hAnsi="BIZ UDPゴシック" w:cs="ＭＳ 明朝" w:hint="eastAsia"/>
          <w:color w:val="000000"/>
          <w:kern w:val="0"/>
          <w:sz w:val="22"/>
        </w:rPr>
        <w:lastRenderedPageBreak/>
        <w:t xml:space="preserve">の評価を通じて利用者の希望する生活や課題等の把握（以下「アセスメント」という。）を行い、利用者が基本的人権を享有する個人としての尊厳にふさわしい日常生活を営むことが出来るように支援内容を検討すること。　</w:t>
      </w:r>
    </w:p>
    <w:p w14:paraId="5A565275" w14:textId="3237FE53" w:rsidR="0097082E"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2A67AD" w:rsidRDefault="008E767D" w:rsidP="008E767D">
      <w:pPr>
        <w:pStyle w:val="a3"/>
        <w:numPr>
          <w:ilvl w:val="0"/>
          <w:numId w:val="1"/>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0B4D3113" w14:textId="73F293C3" w:rsidR="008E767D" w:rsidRPr="00FB106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FB1064">
        <w:rPr>
          <w:rFonts w:ascii="BIZ UDPゴシック" w:eastAsia="BIZ UDPゴシック" w:hAnsi="BIZ UDPゴシック" w:cs="ＭＳ 明朝" w:hint="eastAsia"/>
          <w:color w:val="000000"/>
          <w:kern w:val="0"/>
          <w:sz w:val="22"/>
        </w:rPr>
        <w:t>就労</w:t>
      </w:r>
      <w:r w:rsidR="00FB1064" w:rsidRPr="00FB1064">
        <w:rPr>
          <w:rFonts w:ascii="BIZ UDPゴシック" w:eastAsia="BIZ UDPゴシック" w:hAnsi="BIZ UDPゴシック" w:cs="ＭＳ 明朝" w:hint="eastAsia"/>
          <w:color w:val="000000"/>
          <w:kern w:val="0"/>
          <w:sz w:val="22"/>
        </w:rPr>
        <w:t>移行支援計画</w:t>
      </w:r>
      <w:r w:rsidRPr="00FB1064">
        <w:rPr>
          <w:rFonts w:ascii="BIZ UDPゴシック" w:eastAsia="BIZ UDPゴシック" w:hAnsi="BIZ UDPゴシック" w:cs="ＭＳ 明朝" w:hint="eastAsia"/>
          <w:color w:val="000000"/>
          <w:kern w:val="0"/>
          <w:sz w:val="22"/>
        </w:rPr>
        <w:t>作成後、計画の実施状況の把握（利用者について継続的なアセスメントを含む。以下「モニタリング」という。）を行うとともに、少なくとも６ヶ月に１回以上</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計画の見直しを行い、必要に応じて</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計画を変更すること。</w:t>
      </w:r>
    </w:p>
    <w:p w14:paraId="5BE8E62C" w14:textId="47CD72E5"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就労移行支援計画作成後、モニタリングを行うとともに、少なくとも</w:t>
      </w:r>
      <w:r w:rsidR="0097082E" w:rsidRPr="005A34A4">
        <w:rPr>
          <w:rFonts w:ascii="BIZ UDPゴシック" w:eastAsia="BIZ UDPゴシック" w:hAnsi="BIZ UDPゴシック" w:cs="ＭＳ 明朝" w:hint="eastAsia"/>
          <w:color w:val="000000"/>
          <w:kern w:val="0"/>
          <w:sz w:val="22"/>
        </w:rPr>
        <w:t>3</w:t>
      </w:r>
      <w:r w:rsidRPr="005A34A4">
        <w:rPr>
          <w:rFonts w:ascii="BIZ UDPゴシック" w:eastAsia="BIZ UDPゴシック" w:hAnsi="BIZ UDPゴシック" w:cs="ＭＳ 明朝" w:hint="eastAsia"/>
          <w:color w:val="000000"/>
          <w:kern w:val="0"/>
          <w:sz w:val="22"/>
        </w:rPr>
        <w:t>ヶ月に        １回以上就労移行支援計画の見直しを行い、必要に応じて就労移行支援計画を変更すること。</w:t>
      </w:r>
    </w:p>
    <w:p w14:paraId="5D59A734" w14:textId="41B90C68"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ABB8682" w:rsidR="008E767D" w:rsidRPr="005A34A4"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前２項以外の職員の職種、員数及び職務の内容は次のとおりとする。但し、職業指導</w:t>
      </w:r>
      <w:r w:rsidR="0097082E" w:rsidRPr="005A34A4">
        <w:rPr>
          <w:rFonts w:ascii="BIZ UDPゴシック" w:eastAsia="BIZ UDPゴシック" w:hAnsi="BIZ UDPゴシック" w:cs="ＭＳ 明朝"/>
          <w:color w:val="000000"/>
          <w:kern w:val="0"/>
          <w:sz w:val="22"/>
        </w:rPr>
        <w:t xml:space="preserve">　</w:t>
      </w:r>
      <w:r w:rsidR="0097082E" w:rsidRPr="005A34A4">
        <w:rPr>
          <w:rFonts w:ascii="BIZ UDPゴシック" w:eastAsia="BIZ UDPゴシック" w:hAnsi="BIZ UDPゴシック" w:cs="ＭＳ 明朝" w:hint="eastAsia"/>
          <w:color w:val="000000"/>
          <w:kern w:val="0"/>
          <w:sz w:val="22"/>
        </w:rPr>
        <w:t>員</w:t>
      </w:r>
      <w:r w:rsidRPr="005A34A4">
        <w:rPr>
          <w:rFonts w:ascii="BIZ UDPゴシック" w:eastAsia="BIZ UDPゴシック" w:hAnsi="BIZ UDPゴシック" w:cs="ＭＳ 明朝" w:hint="eastAsia"/>
          <w:color w:val="000000"/>
          <w:kern w:val="0"/>
          <w:sz w:val="22"/>
        </w:rPr>
        <w:t>、生活支援員及び就労支援員のうち、いずれか１名以上は常勤職員とする。</w:t>
      </w:r>
    </w:p>
    <w:p w14:paraId="716EBE74" w14:textId="0DE21564" w:rsidR="008E767D" w:rsidRPr="005A34A4"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職業指導員　１名以上（職業指導員又は生活支援員のうち、いずれか１名以上は常勤職員）</w:t>
      </w:r>
      <w:r w:rsidR="005A34A4">
        <w:rPr>
          <w:rFonts w:ascii="BIZ UDPゴシック" w:eastAsia="BIZ UDPゴシック" w:hAnsi="BIZ UDPゴシック" w:cs="ＭＳ 明朝"/>
          <w:color w:val="000000"/>
          <w:kern w:val="0"/>
          <w:sz w:val="22"/>
        </w:rPr>
        <w:br/>
      </w:r>
      <w:r w:rsidRPr="005A34A4">
        <w:rPr>
          <w:rFonts w:ascii="BIZ UDPゴシック" w:eastAsia="BIZ UDPゴシック" w:hAnsi="BIZ UDPゴシック" w:cs="ＭＳ 明朝" w:hint="eastAsia"/>
          <w:color w:val="000000"/>
          <w:kern w:val="0"/>
          <w:sz w:val="22"/>
        </w:rPr>
        <w:t>職業指導員は、就労移行支援計画に基づき、就労に必要な知識及び能力を向上するための訓練等適切な指定就労移行支援の提供に当たる。</w:t>
      </w:r>
    </w:p>
    <w:p w14:paraId="408D6246" w14:textId="3B643215" w:rsidR="008E767D" w:rsidRPr="002A67AD"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　１名以上</w:t>
      </w:r>
    </w:p>
    <w:p w14:paraId="184AB091" w14:textId="6599FD78" w:rsidR="008E767D" w:rsidRPr="002A67AD" w:rsidRDefault="008E767D" w:rsidP="005A34A4">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生活支援員は就労移行支援計画に基づき、日常生活上の支援、相談、介護を行う。</w:t>
      </w:r>
    </w:p>
    <w:p w14:paraId="046478AE" w14:textId="0745D8A7" w:rsidR="008E767D" w:rsidRPr="002A67AD" w:rsidRDefault="008E767D" w:rsidP="005F042A">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　１名以上（うち常勤職員１名以上）</w:t>
      </w:r>
    </w:p>
    <w:p w14:paraId="619CB1CA" w14:textId="409BC98D" w:rsidR="008E767D" w:rsidRPr="002A67AD" w:rsidRDefault="008E767D" w:rsidP="005F042A">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就労支援員は就労移行支援計画に基づき、職場実習のあっせん、求職活動の支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援及び就職後の職場定着のための支援等、適切な就労移行支援の提供に当たる。</w:t>
      </w:r>
    </w:p>
    <w:p w14:paraId="535D722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2F0AE2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（営業日及び営業時間）</w:t>
      </w:r>
    </w:p>
    <w:p w14:paraId="265647FE" w14:textId="417E11FE" w:rsidR="00395F38" w:rsidRPr="006F069E"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事業所の営業日及び営業時間並びにサービス提供日及びサービス提供時間は、次　</w:t>
      </w:r>
      <w:r w:rsidR="00395F38" w:rsidRPr="006F069E">
        <w:rPr>
          <w:rFonts w:ascii="BIZ UDPゴシック" w:eastAsia="BIZ UDPゴシック" w:hAnsi="BIZ UDPゴシック" w:cs="ＭＳ 明朝" w:hint="eastAsia"/>
          <w:color w:val="000000"/>
          <w:kern w:val="0"/>
          <w:sz w:val="22"/>
        </w:rPr>
        <w:t xml:space="preserve">　</w:t>
      </w:r>
    </w:p>
    <w:p w14:paraId="5714A0BB" w14:textId="77777777" w:rsidR="008E767D" w:rsidRPr="002A67AD" w:rsidRDefault="008E767D" w:rsidP="00395F38">
      <w:pPr>
        <w:overflowPunct w:val="0"/>
        <w:ind w:firstLineChars="100" w:firstLine="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のとおりとする。</w:t>
      </w:r>
    </w:p>
    <w:p w14:paraId="059FA763" w14:textId="1A51CC07"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営業日  </w:t>
      </w:r>
      <w:r w:rsidR="0097082E" w:rsidRPr="006F069E">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w:t>
      </w:r>
      <w:r w:rsidR="00FB1064">
        <w:rPr>
          <w:rFonts w:ascii="BIZ UDPゴシック" w:eastAsia="BIZ UDPゴシック" w:hAnsi="BIZ UDPゴシック" w:cs="ＭＳ 明朝" w:hint="eastAsia"/>
          <w:color w:val="000000"/>
          <w:kern w:val="0"/>
          <w:sz w:val="22"/>
        </w:rPr>
        <w:t>５</w:t>
      </w:r>
      <w:r w:rsidR="0097082E" w:rsidRPr="006F069E">
        <w:rPr>
          <w:rFonts w:ascii="BIZ UDPゴシック" w:eastAsia="BIZ UDPゴシック" w:hAnsi="BIZ UDPゴシック" w:cs="ＭＳ 明朝" w:hint="eastAsia"/>
          <w:color w:val="000000"/>
          <w:kern w:val="0"/>
          <w:sz w:val="22"/>
        </w:rPr>
        <w:t>日、１２月２</w:t>
      </w:r>
      <w:r w:rsidR="00FB1064">
        <w:rPr>
          <w:rFonts w:ascii="BIZ UDPゴシック" w:eastAsia="BIZ UDPゴシック" w:hAnsi="BIZ UDPゴシック" w:cs="ＭＳ 明朝" w:hint="eastAsia"/>
          <w:color w:val="000000"/>
          <w:kern w:val="0"/>
          <w:sz w:val="22"/>
        </w:rPr>
        <w:t>８</w:t>
      </w:r>
      <w:r w:rsidR="0097082E" w:rsidRPr="006F069E">
        <w:rPr>
          <w:rFonts w:ascii="BIZ UDPゴシック" w:eastAsia="BIZ UDPゴシック" w:hAnsi="BIZ UDPゴシック" w:cs="ＭＳ 明朝" w:hint="eastAsia"/>
          <w:color w:val="000000"/>
          <w:kern w:val="0"/>
          <w:sz w:val="22"/>
        </w:rPr>
        <w:t>日から１月４日までを除く。</w:t>
      </w:r>
    </w:p>
    <w:p w14:paraId="58E53603" w14:textId="6FE064CA" w:rsidR="008E767D" w:rsidRPr="002A67A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営業時間　</w:t>
      </w:r>
      <w:r w:rsidR="0097082E" w:rsidRPr="002A67AD">
        <w:rPr>
          <w:rFonts w:ascii="BIZ UDPゴシック" w:eastAsia="BIZ UDPゴシック" w:hAnsi="BIZ UDPゴシック" w:cs="ＭＳ 明朝" w:hint="eastAsia"/>
          <w:color w:val="000000"/>
          <w:kern w:val="0"/>
          <w:sz w:val="22"/>
        </w:rPr>
        <w:t>午前</w:t>
      </w:r>
      <w:r w:rsidR="00FB1064">
        <w:rPr>
          <w:rFonts w:ascii="BIZ UDPゴシック" w:eastAsia="BIZ UDPゴシック" w:hAnsi="BIZ UDPゴシック" w:cs="ＭＳ 明朝" w:hint="eastAsia"/>
          <w:color w:val="000000"/>
          <w:kern w:val="0"/>
          <w:sz w:val="22"/>
        </w:rPr>
        <w:t>８</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分から午後</w:t>
      </w:r>
      <w:r w:rsidR="00FB1064">
        <w:rPr>
          <w:rFonts w:ascii="BIZ UDPゴシック" w:eastAsia="BIZ UDPゴシック" w:hAnsi="BIZ UDPゴシック" w:cs="ＭＳ 明朝" w:hint="eastAsia"/>
          <w:color w:val="000000"/>
          <w:kern w:val="0"/>
          <w:sz w:val="22"/>
        </w:rPr>
        <w:t>１６</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分までとする。</w:t>
      </w:r>
    </w:p>
    <w:p w14:paraId="6C560201" w14:textId="77777777" w:rsidR="00395F38"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サービス提供日　</w:t>
      </w:r>
      <w:r w:rsidR="0097082E" w:rsidRPr="002A67AD">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月曜日から土曜日までのうち所定の日とする。ただし、国民の祝日、８月１３日から８月１６日、１２月２７日から１月４日までを除く。</w:t>
      </w:r>
      <w:r w:rsidRPr="002A67AD">
        <w:rPr>
          <w:rFonts w:ascii="BIZ UDPゴシック" w:eastAsia="BIZ UDPゴシック" w:hAnsi="BIZ UDPゴシック" w:cs="ＭＳ 明朝" w:hint="eastAsia"/>
          <w:color w:val="000000"/>
          <w:kern w:val="0"/>
          <w:sz w:val="22"/>
        </w:rPr>
        <w:t xml:space="preserve">　</w:t>
      </w:r>
    </w:p>
    <w:p w14:paraId="3A97D64D" w14:textId="77777777"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lastRenderedPageBreak/>
        <w:t xml:space="preserve">サービス提供時間　</w:t>
      </w:r>
      <w:r w:rsidR="00395F38" w:rsidRPr="002A67AD">
        <w:rPr>
          <w:rFonts w:ascii="BIZ UDPゴシック" w:eastAsia="BIZ UDPゴシック" w:hAnsi="BIZ UDPゴシック" w:cs="ＭＳ 明朝" w:hint="eastAsia"/>
          <w:color w:val="000000"/>
          <w:kern w:val="0"/>
          <w:sz w:val="22"/>
        </w:rPr>
        <w:t>午前９時3０分から午後１５時３０分までとする。</w:t>
      </w:r>
    </w:p>
    <w:p w14:paraId="6E051E36" w14:textId="40E2F658"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事業所の行事等により臨時の開所もある。</w:t>
      </w:r>
    </w:p>
    <w:p w14:paraId="5565007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ECECE9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（利用定員）</w:t>
      </w:r>
    </w:p>
    <w:p w14:paraId="43840B94" w14:textId="50049ED3" w:rsidR="008E767D" w:rsidRPr="006F069E"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事業所の利用定員は２０名とする。</w:t>
      </w:r>
    </w:p>
    <w:p w14:paraId="3BBD178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03CDC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（主たる対象者）</w:t>
      </w:r>
    </w:p>
    <w:p w14:paraId="19EDA6DE" w14:textId="2C00B092"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事業所においてサービスを提供する</w:t>
      </w:r>
      <w:r w:rsidR="00DE4115" w:rsidRPr="00DE4115">
        <w:rPr>
          <w:rFonts w:ascii="BIZ UDPゴシック" w:eastAsia="BIZ UDPゴシック" w:hAnsi="BIZ UDPゴシック" w:cs="ＭＳ 明朝" w:hint="eastAsia"/>
          <w:color w:val="000000"/>
          <w:kern w:val="0"/>
          <w:sz w:val="22"/>
        </w:rPr>
        <w:t>主たる対象者を特定しない</w:t>
      </w:r>
      <w:r w:rsidRPr="002A67AD">
        <w:rPr>
          <w:rFonts w:ascii="BIZ UDPゴシック" w:eastAsia="BIZ UDPゴシック" w:hAnsi="BIZ UDPゴシック" w:cs="ＭＳ 明朝" w:hint="eastAsia"/>
          <w:color w:val="000000"/>
          <w:kern w:val="0"/>
          <w:sz w:val="22"/>
        </w:rPr>
        <w:t>。</w:t>
      </w:r>
    </w:p>
    <w:p w14:paraId="3ED5F75B"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17F404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（サービスの内容）</w:t>
      </w:r>
    </w:p>
    <w:p w14:paraId="65B30A28" w14:textId="78BDBE5A" w:rsidR="008E767D" w:rsidRPr="006F069E"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6F069E">
        <w:rPr>
          <w:rFonts w:ascii="BIZ UDPゴシック" w:eastAsia="BIZ UDPゴシック" w:hAnsi="BIZ UDPゴシック" w:cs="ＭＳ 明朝" w:hint="eastAsia"/>
          <w:color w:val="000000"/>
          <w:kern w:val="0"/>
          <w:sz w:val="22"/>
        </w:rPr>
        <w:t>事業所で行う就労移行支援の内容は、次のとおりとする。</w:t>
      </w:r>
    </w:p>
    <w:p w14:paraId="2099938C" w14:textId="1345E7D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就労移行支援計画の作成</w:t>
      </w:r>
    </w:p>
    <w:p w14:paraId="3EBE34BB" w14:textId="0B25F6F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就労に必要な知識、能力を向上させるために必要な訓練</w:t>
      </w:r>
    </w:p>
    <w:p w14:paraId="21F9BFBB" w14:textId="010766EE"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身体等の介護</w:t>
      </w:r>
    </w:p>
    <w:p w14:paraId="053D1B97" w14:textId="6F19D94A"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生産活動</w:t>
      </w:r>
    </w:p>
    <w:p w14:paraId="14581B3E" w14:textId="4C1C1936"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実習先企業等の紹介</w:t>
      </w:r>
    </w:p>
    <w:p w14:paraId="1319D385" w14:textId="3524668F"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就労の機会の提供</w:t>
      </w:r>
    </w:p>
    <w:p w14:paraId="60D45F6B" w14:textId="493DEA7B"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求職活動支援</w:t>
      </w:r>
    </w:p>
    <w:p w14:paraId="4E5D7E5C" w14:textId="4FDC1397"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職場定着支援</w:t>
      </w:r>
    </w:p>
    <w:p w14:paraId="73C57E3D" w14:textId="415240F5" w:rsidR="008E767D"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訪問支援</w:t>
      </w:r>
    </w:p>
    <w:p w14:paraId="18773642" w14:textId="39A820B7"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施設外支援</w:t>
      </w:r>
    </w:p>
    <w:p w14:paraId="0B92C409" w14:textId="05E326C9" w:rsid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施設外就労</w:t>
      </w:r>
    </w:p>
    <w:p w14:paraId="765394A7" w14:textId="623E4081" w:rsidR="00DE4115" w:rsidRPr="000F13D4" w:rsidRDefault="00DE4115"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Pr>
          <w:rFonts w:ascii="BIZ UDPゴシック" w:eastAsia="BIZ UDPゴシック" w:hAnsi="BIZ UDPゴシック" w:cs="ＭＳ 明朝" w:hint="eastAsia"/>
          <w:color w:val="000000"/>
          <w:kern w:val="0"/>
          <w:sz w:val="22"/>
        </w:rPr>
        <w:t>在宅支援</w:t>
      </w:r>
    </w:p>
    <w:p w14:paraId="7A88DCCC" w14:textId="65D7C813"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相談援助</w:t>
      </w:r>
    </w:p>
    <w:p w14:paraId="6F8B7B03" w14:textId="3092EE91"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健康管理</w:t>
      </w:r>
    </w:p>
    <w:p w14:paraId="54FB1A80" w14:textId="63B79E0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送迎サービス</w:t>
      </w:r>
    </w:p>
    <w:p w14:paraId="40347671" w14:textId="2DCE393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その他日常生活上必要な支援</w:t>
      </w:r>
    </w:p>
    <w:p w14:paraId="10F653DF" w14:textId="1735A541" w:rsidR="008E767D" w:rsidRPr="000F13D4" w:rsidRDefault="008E767D"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事業者は、利用者からの要望を考慮し、利用者の嗜好に応じた趣味、教養又は娯楽に係る活動の機会を提供するよう努めるものとする。</w:t>
      </w:r>
    </w:p>
    <w:p w14:paraId="54FC4CC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E1971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（支給決定を受けた障害者から受領する費用の額等）</w:t>
      </w:r>
    </w:p>
    <w:p w14:paraId="7755A2DB" w14:textId="0B14007F"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事業者は、法定代理受領を行う指定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又は就労移行支援を提供した際は、支給決定を受けた障害者等（以下「支給決定障害者等」という。）から、市町　村が定める負担上限月額の範囲内において利用者負担額の支払を受けるものとする。</w:t>
      </w:r>
    </w:p>
    <w:p w14:paraId="596128A5" w14:textId="49DC7A7B" w:rsidR="008E767D"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事業者は、法定代理受領を行わない指定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又は就労移行支援を提供した際は、支給決定障害者等から、当該指定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又は指定就労移行支援に係る指定障害福祉サービス等費用基準額の支払を受けるものとする。この場合、提供した指定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と指定就労移行支援の内容、費用の額その他必要と認められる事項を記載したサービス提供証明書を利用者に対して交付するものとする。</w:t>
      </w:r>
    </w:p>
    <w:p w14:paraId="7948E849" w14:textId="77777777" w:rsidR="000F13D4"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事業者は前２項のほか、次に定める費用について、利用者から徴収するものとする。　</w:t>
      </w:r>
    </w:p>
    <w:p w14:paraId="7F6123DE" w14:textId="63C96774"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lastRenderedPageBreak/>
        <w:t>日用品費の実費</w:t>
      </w:r>
    </w:p>
    <w:p w14:paraId="4CAA0B5C" w14:textId="5914F7DE"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その他日常生活において通常必要となるものに係る費用であって、その利用者に負担させることが適当と認められるものの実費</w:t>
      </w:r>
      <w:r w:rsidR="000F13D4">
        <w:rPr>
          <w:rFonts w:ascii="BIZ UDPゴシック" w:eastAsia="BIZ UDPゴシック" w:hAnsi="BIZ UDPゴシック" w:cs="ＭＳ 明朝" w:hint="eastAsia"/>
          <w:color w:val="000000"/>
          <w:kern w:val="0"/>
          <w:sz w:val="22"/>
        </w:rPr>
        <w:t>。</w:t>
      </w:r>
    </w:p>
    <w:p w14:paraId="5AD69C25" w14:textId="04489748"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第１項から第３項までの費用の支払を受けた場合は、当該費用に係る領収書を、当該費用を支払った利用者に対し交付するものとする。</w:t>
      </w:r>
    </w:p>
    <w:p w14:paraId="4BCBFE3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BE3A651" w14:textId="77777777" w:rsidR="00262C5D" w:rsidRPr="002A67AD" w:rsidRDefault="00262C5D" w:rsidP="00262C5D">
      <w:pPr>
        <w:overflowPunct w:val="0"/>
        <w:ind w:firstLineChars="100" w:firstLine="222"/>
        <w:textAlignment w:val="baseline"/>
        <w:rPr>
          <w:ins w:id="0"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w:t>
      </w:r>
    </w:p>
    <w:p w14:paraId="4F794299" w14:textId="0E356F41"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事業所は、一般就労への移行を図るため、利用者と職員がユニットを組み企業から請け負った作業を当該企業内で行う施設外就労の実施に努める。</w:t>
      </w:r>
    </w:p>
    <w:p w14:paraId="79FCBFFF" w14:textId="75805D82" w:rsidR="00262C5D" w:rsidRPr="002A67AD" w:rsidRDefault="00262C5D" w:rsidP="000F13D4">
      <w:pPr>
        <w:pStyle w:val="a3"/>
        <w:numPr>
          <w:ilvl w:val="0"/>
          <w:numId w:val="24"/>
        </w:numPr>
        <w:overflowPunct w:val="0"/>
        <w:ind w:leftChars="0" w:hanging="278"/>
        <w:textAlignment w:val="baseline"/>
        <w:rPr>
          <w:ins w:id="1"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施設外就労は期間を定めないものとする。</w:t>
      </w:r>
    </w:p>
    <w:p w14:paraId="705E805C"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p>
    <w:p w14:paraId="746F4AD2"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（在宅支援）</w:t>
      </w:r>
    </w:p>
    <w:p w14:paraId="5D59F9B2" w14:textId="093D791F"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w:t>
      </w:r>
      <w:r w:rsidR="00FF23A4" w:rsidRPr="00FF23A4">
        <w:rPr>
          <w:rFonts w:ascii="BIZ UDPゴシック" w:eastAsia="BIZ UDPゴシック" w:hAnsi="BIZ UDPゴシック" w:cs="ＭＳ 明朝"/>
          <w:color w:val="000000"/>
          <w:kern w:val="0"/>
          <w:sz w:val="22"/>
        </w:rPr>
        <w:t>居宅において支援を受けることを希望する者であって、かつ、当該支援を行うことが効果的であると市町村が認め</w:t>
      </w:r>
      <w:r w:rsidR="00FF23A4">
        <w:rPr>
          <w:rFonts w:ascii="BIZ UDPゴシック" w:eastAsia="BIZ UDPゴシック" w:hAnsi="BIZ UDPゴシック" w:cs="ＭＳ 明朝" w:hint="eastAsia"/>
          <w:color w:val="000000"/>
          <w:kern w:val="0"/>
          <w:sz w:val="22"/>
        </w:rPr>
        <w:t>る</w:t>
      </w:r>
      <w:r w:rsidRPr="000F13D4">
        <w:rPr>
          <w:rFonts w:ascii="BIZ UDPゴシック" w:eastAsia="BIZ UDPゴシック" w:hAnsi="BIZ UDPゴシック" w:cs="ＭＳ 明朝" w:hint="eastAsia"/>
          <w:color w:val="000000"/>
          <w:kern w:val="0"/>
          <w:sz w:val="22"/>
        </w:rPr>
        <w:t>利用者に限り在宅支援を行う。</w:t>
      </w:r>
    </w:p>
    <w:p w14:paraId="5FCCF8CE" w14:textId="55D1B02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個別支援計画に基づき在宅での訓練等を提供する。</w:t>
      </w:r>
    </w:p>
    <w:p w14:paraId="0BCC5E19" w14:textId="079CB18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1日2回以上の連絡を取り、作業の進歩状況や、問題点の確認を行う。週1回は支援員が自宅訪問し、直接の評価を行う。</w:t>
      </w:r>
    </w:p>
    <w:p w14:paraId="3A42A5D2" w14:textId="3ED260A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日報を作成し、訓練内容、目標設定などを把握する。</w:t>
      </w:r>
    </w:p>
    <w:p w14:paraId="1B201ECD" w14:textId="520EA5B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利用者は月の利用日数のうち１日は事業所へ通所をし、施設内において作業評価、問題点などの確認を行う。</w:t>
      </w:r>
    </w:p>
    <w:p w14:paraId="3A4A6249" w14:textId="79C060FD"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緊急時においては速やかに対応する。</w:t>
      </w:r>
    </w:p>
    <w:p w14:paraId="52A94CC1" w14:textId="77777777" w:rsidR="00262C5D" w:rsidRPr="002A67AD" w:rsidRDefault="00262C5D" w:rsidP="008E767D">
      <w:pPr>
        <w:overflowPunct w:val="0"/>
        <w:textAlignment w:val="baseline"/>
        <w:rPr>
          <w:rFonts w:ascii="BIZ UDPゴシック" w:eastAsia="BIZ UDPゴシック" w:hAnsi="BIZ UDPゴシック" w:cs="Times New Roman"/>
          <w:color w:val="000000"/>
          <w:spacing w:val="2"/>
          <w:kern w:val="0"/>
          <w:sz w:val="22"/>
        </w:rPr>
      </w:pPr>
    </w:p>
    <w:p w14:paraId="43F277D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（通常の事業の実施地域）</w:t>
      </w:r>
    </w:p>
    <w:p w14:paraId="47EBF98D" w14:textId="3E59E504" w:rsidR="008E767D"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事業所における通常の事業の実施地域は次のとおりとする。</w:t>
      </w:r>
    </w:p>
    <w:p w14:paraId="42D16187" w14:textId="5C9EB99D" w:rsidR="008E767D" w:rsidRPr="002A67AD" w:rsidRDefault="00FF23A4" w:rsidP="00FF23A4">
      <w:pPr>
        <w:overflowPunct w:val="0"/>
        <w:ind w:left="420"/>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笠岡市</w:t>
      </w:r>
    </w:p>
    <w:p w14:paraId="7597409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6951AA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（工賃の支払等）</w:t>
      </w:r>
    </w:p>
    <w:p w14:paraId="50264681" w14:textId="72E26E54"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830828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（サービス利用に当たっての留意事項）</w:t>
      </w:r>
    </w:p>
    <w:p w14:paraId="680B3ED1" w14:textId="3FBADB64" w:rsidR="00395F38"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利用者は、サービスの利用に当たっては、次に規定する内容に留意すること。</w:t>
      </w:r>
    </w:p>
    <w:p w14:paraId="1275BB5C" w14:textId="77777777" w:rsidR="00395F38" w:rsidRPr="002A67AD"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利用者は、この規程に定めるもののほか、管理者が定める規則を誠実に守ること。</w:t>
      </w:r>
    </w:p>
    <w:p w14:paraId="50EBC5C5" w14:textId="4C9BECF4"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利用者が外出しようとするときは、その都度、外出先、帰着予定時刻等の必要事項を管理者に届け出ること。</w:t>
      </w:r>
    </w:p>
    <w:p w14:paraId="000EEE63"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lastRenderedPageBreak/>
        <w:t>利用者が外来者と面会しようとするときは、その旨を管理者に届け出て、あらかじめ指定された場所で面会すること。</w:t>
      </w:r>
    </w:p>
    <w:p w14:paraId="57DBFAF2"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利用者が生活上必要とする物品は、原則として、各人の責任において保管すること。ただし、貴重品、現金、刃物類等はこの限りではない。</w:t>
      </w:r>
    </w:p>
    <w:p w14:paraId="2D36EB7C" w14:textId="77777777" w:rsidR="00395F38"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利用者は、無断で火薬、薬品、油類その他の危険物を施設内に持ち込まないこと。</w:t>
      </w:r>
    </w:p>
    <w:p w14:paraId="2EF4C5CC"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利用者は、事業所並びに事業者が経営する他の施設及び他の事業所内で次の行為をしないこと。</w:t>
      </w:r>
    </w:p>
    <w:p w14:paraId="7F54DD1A" w14:textId="62E70E50" w:rsidR="008E767D" w:rsidRPr="000F13D4"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他人の生命や財産等に損害を与えること。</w:t>
      </w:r>
    </w:p>
    <w:p w14:paraId="75B31EE9" w14:textId="7F5968AB"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喧嘩、口論、泥酔等他人に迷惑になること。</w:t>
      </w:r>
    </w:p>
    <w:p w14:paraId="73B5C335" w14:textId="6A4364BE"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指定された場所以外で、火気を使用すること及び喫煙すること。</w:t>
      </w:r>
    </w:p>
    <w:p w14:paraId="1F0EBE1E" w14:textId="0E023811"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秩序又は風紀を乱し、安全な日中活動を害すること。</w:t>
      </w:r>
    </w:p>
    <w:p w14:paraId="1FC54080" w14:textId="7BE2FB44"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72359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（利用者負担額等に係る管理）</w:t>
      </w:r>
    </w:p>
    <w:p w14:paraId="78D1E384" w14:textId="25288A5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055E72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（緊急時及び事故発生時等における対応方法）</w:t>
      </w:r>
    </w:p>
    <w:p w14:paraId="4F204621" w14:textId="398B5E86"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又は指定就労移行支援の提供を行っているときに利用者に病状の急変が生じた場合その他必要な場合は、直ちに協力医療機関（</w:t>
      </w:r>
      <w:r w:rsidR="00FF23A4">
        <w:rPr>
          <w:rFonts w:ascii="BIZ UDPゴシック" w:eastAsia="BIZ UDPゴシック" w:hAnsi="BIZ UDPゴシック" w:cs="ＭＳ 明朝" w:hint="eastAsia"/>
          <w:color w:val="000000"/>
          <w:kern w:val="0"/>
          <w:sz w:val="22"/>
        </w:rPr>
        <w:t xml:space="preserve">　　　</w:t>
      </w:r>
      <w:r w:rsidR="002C739F" w:rsidRPr="000F13D4">
        <w:rPr>
          <w:rFonts w:ascii="BIZ UDPゴシック" w:eastAsia="BIZ UDPゴシック" w:hAnsi="BIZ UDPゴシック" w:cs="ＭＳ 明朝" w:hint="eastAsia"/>
          <w:color w:val="000000"/>
          <w:kern w:val="0"/>
          <w:sz w:val="22"/>
        </w:rPr>
        <w:t>病院</w:t>
      </w:r>
      <w:r w:rsidRPr="000F13D4">
        <w:rPr>
          <w:rFonts w:ascii="BIZ UDPゴシック" w:eastAsia="BIZ UDPゴシック" w:hAnsi="BIZ UDPゴシック" w:cs="ＭＳ 明朝" w:hint="eastAsia"/>
          <w:color w:val="000000"/>
          <w:kern w:val="0"/>
          <w:sz w:val="22"/>
        </w:rPr>
        <w:t>）又は利用者の主治医（以下「協力医療期間等」という。）への連絡を行う等の必要な措置を講ずるとともに、管理者に報告するものとする。</w:t>
      </w:r>
    </w:p>
    <w:p w14:paraId="424051E5" w14:textId="6E7D365E"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事業者は、協力医療期間等への連絡等が困難な場合には、他の医療機関への連絡を行う等の必要な措置を講ずるものとする。</w:t>
      </w:r>
    </w:p>
    <w:p w14:paraId="38929D93" w14:textId="5F0F8C8C" w:rsidR="002C739F" w:rsidRPr="002A67AD"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 xml:space="preserve">又は指定就労移行支援の提供により事故が発生した　</w:t>
      </w:r>
      <w:r w:rsidR="002C739F" w:rsidRPr="002A67AD">
        <w:rPr>
          <w:rFonts w:ascii="BIZ UDPゴシック" w:eastAsia="BIZ UDPゴシック" w:hAnsi="BIZ UDPゴシック" w:cs="ＭＳ 明朝" w:hint="eastAsia"/>
          <w:color w:val="000000"/>
          <w:kern w:val="0"/>
          <w:sz w:val="22"/>
        </w:rPr>
        <w:t xml:space="preserve"> </w:t>
      </w:r>
    </w:p>
    <w:p w14:paraId="717E6F10" w14:textId="20E331DB"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ときは、速やかに利用者の家族等に連絡し、岡山県及び関係市町村に報告するとともに、必要な措置を講じるものとする。</w:t>
      </w:r>
    </w:p>
    <w:p w14:paraId="7AAEC67A" w14:textId="10911123"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又は指定就労移行支援の提供により賠償すべき事故が発生したときは、速やかに損害を賠償するものとする。</w:t>
      </w:r>
    </w:p>
    <w:p w14:paraId="2F64A6B4" w14:textId="3A9D1ED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事業者は、緊急時及び事故発生時に際して採った処置については、記録するものとす</w:t>
      </w:r>
      <w:r w:rsidRPr="008F4DB6">
        <w:rPr>
          <w:rFonts w:ascii="BIZ UDPゴシック" w:eastAsia="BIZ UDPゴシック" w:hAnsi="BIZ UDPゴシック" w:cs="ＭＳ 明朝" w:hint="eastAsia"/>
          <w:color w:val="000000"/>
          <w:kern w:val="0"/>
          <w:sz w:val="22"/>
        </w:rPr>
        <w:lastRenderedPageBreak/>
        <w:t>る。</w:t>
      </w:r>
    </w:p>
    <w:p w14:paraId="435C01AF" w14:textId="552FD5A9"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72497FA" w14:textId="77777777" w:rsidR="008F4DB6" w:rsidRPr="002A67AD"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BB97C8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（非常災害対策）</w:t>
      </w:r>
    </w:p>
    <w:p w14:paraId="5C111463" w14:textId="34FD3050"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事業者は、消火設備その他の非常災害に対して必要な設備を備えるものとする。</w:t>
      </w:r>
    </w:p>
    <w:p w14:paraId="6E78BB9E" w14:textId="56A220E2"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事業者は、非常災害時において、障害者、高齢者、乳幼児等特に配慮を要する者の支援（受入）に努めるものとする。</w:t>
      </w:r>
    </w:p>
    <w:p w14:paraId="2D707583"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E58E2E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（苦情解決）</w:t>
      </w:r>
    </w:p>
    <w:p w14:paraId="3523449B" w14:textId="5AB4B893"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CAA5B1C" w:rsidR="008E767D" w:rsidRPr="008F4DB6"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事業者は、提供した指定就労移行支援に関し、法第１０条第１項又は第４８条第１項の規程により、</w:t>
      </w:r>
      <w:r w:rsidR="00FF23A4">
        <w:rPr>
          <w:rFonts w:ascii="BIZ UDPゴシック" w:eastAsia="BIZ UDPゴシック" w:hAnsi="BIZ UDPゴシック" w:cs="ＭＳ 明朝" w:hint="eastAsia"/>
          <w:color w:val="000000"/>
          <w:kern w:val="0"/>
          <w:sz w:val="22"/>
        </w:rPr>
        <w:t>岡山</w:t>
      </w:r>
      <w:r w:rsidRPr="008F4DB6">
        <w:rPr>
          <w:rFonts w:ascii="BIZ UDPゴシック" w:eastAsia="BIZ UDPゴシック" w:hAnsi="BIZ UDPゴシック" w:cs="ＭＳ 明朝" w:hint="eastAsia"/>
          <w:color w:val="000000"/>
          <w:kern w:val="0"/>
          <w:sz w:val="22"/>
        </w:rPr>
        <w:t>県又は市町村から指導又は助言を受けた場合は、当該指導又は助言に従って必要な改善を行うものとする。</w:t>
      </w:r>
    </w:p>
    <w:p w14:paraId="2AE86825" w14:textId="50A337BA" w:rsidR="008E767D" w:rsidRPr="008F4DB6"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F258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（個人情報の保護）</w:t>
      </w:r>
    </w:p>
    <w:p w14:paraId="3D30EC5D" w14:textId="4203E008" w:rsidR="002C739F" w:rsidRPr="002A67AD"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事業者は、その業務上知り得た利用者等の個人情報については、個人情報の保　</w:t>
      </w:r>
    </w:p>
    <w:p w14:paraId="18E88673" w14:textId="2112290B" w:rsidR="008E767D" w:rsidRPr="002A67AD" w:rsidRDefault="008E767D" w:rsidP="002C739F">
      <w:pPr>
        <w:overflowPunct w:val="0"/>
        <w:ind w:leftChars="50" w:left="106"/>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護に関する法律（平成１５年法律第５７号）その他関係法令等を遵守し、適正に取り扱うものとする。</w:t>
      </w:r>
    </w:p>
    <w:p w14:paraId="2B7ABB60" w14:textId="75E15C75"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職員は、その業務上知り得た利用者等の秘密を保持するものとする。</w:t>
      </w:r>
    </w:p>
    <w:p w14:paraId="424449F5" w14:textId="1EF9CB5D"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事業者は、職員であった者に、業務上知り得た利用者等の秘密を保持するため、職員でなくなった後においてもこれらの秘密を保持すべき旨を、職員との雇用契約の内容と　するものとする。</w:t>
      </w:r>
    </w:p>
    <w:p w14:paraId="3DE60A1A" w14:textId="6F352C79"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事業者は、他の障害福祉サービス事業者等に対して、利用者等に関する情報を提供する際は、あらかじめ文書により利用者等の同意を得るものとする。</w:t>
      </w:r>
    </w:p>
    <w:p w14:paraId="29A3ADD4" w14:textId="3908B8E7"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事業者は、利用者又はその家族から当該利用者にかかる指定就労移行支援の提供に関する記録の提示を求められた場合は、当該利用者の不利益にならない範囲において可</w:t>
      </w:r>
      <w:r w:rsidRPr="008F4DB6">
        <w:rPr>
          <w:rFonts w:ascii="BIZ UDPゴシック" w:eastAsia="BIZ UDPゴシック" w:hAnsi="BIZ UDPゴシック" w:cs="ＭＳ 明朝" w:hint="eastAsia"/>
          <w:color w:val="000000"/>
          <w:kern w:val="0"/>
          <w:sz w:val="22"/>
        </w:rPr>
        <w:lastRenderedPageBreak/>
        <w:t>能な限り開示するものとする。</w:t>
      </w:r>
    </w:p>
    <w:p w14:paraId="07505D09" w14:textId="1EAA444C"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0ACAF0" w14:textId="77777777" w:rsidR="008F4DB6" w:rsidRPr="008F4DB6"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10DCC88"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（虐待の防止及び早期発見並びに虐待があった場合の対応）</w:t>
      </w:r>
    </w:p>
    <w:p w14:paraId="492B8249" w14:textId="35F5A66D"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事業者は、利用者の人権の擁護、虐待の防止等のため、次の措置を講ずるよう努めるものとする。</w:t>
      </w:r>
    </w:p>
    <w:p w14:paraId="2532178B" w14:textId="77777777" w:rsidR="008E767D" w:rsidRPr="002A67AD"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虐待の防止及び早期発見・早期対応に関する責任者の選定及び設置</w:t>
      </w:r>
    </w:p>
    <w:p w14:paraId="0DBDEDFD"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虐待を受けたと思われる利用者等を発見した場合の自治体への速やかな通報及び必要な措置の実施並びに自治体が行う調査への協力</w:t>
      </w:r>
    </w:p>
    <w:p w14:paraId="4A5FC91E" w14:textId="060309FB"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適正な契約手続等の支援の促進を図るため、必要に応じ、利用者の成年後見制度活用への配慮</w:t>
      </w:r>
    </w:p>
    <w:p w14:paraId="57B3654E"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苦情解決体制の整備</w:t>
      </w:r>
    </w:p>
    <w:p w14:paraId="18424046" w14:textId="3DA293F0"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職員に対する虐待防止及び早期発見・早期対応を啓発・普及するための研修の実施</w:t>
      </w:r>
    </w:p>
    <w:p w14:paraId="40A8763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9CC5CC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（その他運営に関する重要事項）</w:t>
      </w:r>
    </w:p>
    <w:p w14:paraId="0B0EEE88" w14:textId="62C7CF98"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F4DB6" w:rsidRDefault="008E767D"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採用時研修　採用後６ヶ月以内</w:t>
      </w:r>
    </w:p>
    <w:p w14:paraId="26436A25" w14:textId="77777777" w:rsidR="008E767D" w:rsidRPr="008F4DB6" w:rsidRDefault="002C739F"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継続研修　　年１回以上</w:t>
      </w:r>
    </w:p>
    <w:p w14:paraId="034BD9DF" w14:textId="63C93848" w:rsidR="008E767D" w:rsidRPr="008F4DB6"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事業者は、職員、設備、備品及び会計に関する諸記録を整備するものとする。</w:t>
      </w:r>
    </w:p>
    <w:p w14:paraId="51A941FA" w14:textId="47F62E31"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事業者は、利用者に対する指定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の提供に関する諸記録を整備し、当該指定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を提供した日から５年間保存するものとする。</w:t>
      </w:r>
    </w:p>
    <w:p w14:paraId="0955F9BB" w14:textId="05FDEDDA"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の利用について市町村若しくは指定一般相談支援事業者又は指定特定相談支援事業者が行う連絡調整に、できる限り協力するものとする。</w:t>
      </w:r>
    </w:p>
    <w:p w14:paraId="1790F0E2" w14:textId="0517AFC3"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この規程に定める事項のほか、運営に関する重要事項は事業者と事業所の管理者との協議に基づいて定めるものとする。</w:t>
      </w:r>
    </w:p>
    <w:p w14:paraId="2E75BB5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75A1872B" w14:textId="5D0438C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附　則　この規程は</w:t>
      </w:r>
      <w:r w:rsidR="008F4DB6">
        <w:rPr>
          <w:rFonts w:ascii="BIZ UDPゴシック" w:eastAsia="BIZ UDPゴシック" w:hAnsi="BIZ UDPゴシック" w:cs="ＭＳ 明朝" w:hint="eastAsia"/>
          <w:color w:val="000000"/>
          <w:kern w:val="0"/>
          <w:sz w:val="22"/>
        </w:rPr>
        <w:t>令和３</w:t>
      </w:r>
      <w:r w:rsidRPr="002A67AD">
        <w:rPr>
          <w:rFonts w:ascii="BIZ UDPゴシック" w:eastAsia="BIZ UDPゴシック" w:hAnsi="BIZ UDPゴシック" w:cs="ＭＳ 明朝" w:hint="eastAsia"/>
          <w:color w:val="000000"/>
          <w:kern w:val="0"/>
          <w:sz w:val="22"/>
        </w:rPr>
        <w:t>年</w:t>
      </w:r>
      <w:r w:rsidR="00FF23A4">
        <w:rPr>
          <w:rFonts w:ascii="BIZ UDPゴシック" w:eastAsia="BIZ UDPゴシック" w:hAnsi="BIZ UDPゴシック" w:cs="ＭＳ 明朝" w:hint="eastAsia"/>
          <w:color w:val="000000"/>
          <w:kern w:val="0"/>
          <w:sz w:val="22"/>
        </w:rPr>
        <w:t>１１</w:t>
      </w:r>
      <w:r w:rsidRPr="002A67AD">
        <w:rPr>
          <w:rFonts w:ascii="BIZ UDPゴシック" w:eastAsia="BIZ UDPゴシック" w:hAnsi="BIZ UDPゴシック" w:cs="ＭＳ 明朝" w:hint="eastAsia"/>
          <w:color w:val="000000"/>
          <w:kern w:val="0"/>
          <w:sz w:val="22"/>
        </w:rPr>
        <w:t>月</w:t>
      </w:r>
      <w:r w:rsidR="002C739F" w:rsidRPr="002A67AD">
        <w:rPr>
          <w:rFonts w:ascii="BIZ UDPゴシック" w:eastAsia="BIZ UDPゴシック" w:hAnsi="BIZ UDPゴシック" w:cs="ＭＳ 明朝" w:hint="eastAsia"/>
          <w:color w:val="000000"/>
          <w:kern w:val="0"/>
          <w:sz w:val="22"/>
        </w:rPr>
        <w:t>１</w:t>
      </w:r>
      <w:r w:rsidRPr="002A67AD">
        <w:rPr>
          <w:rFonts w:ascii="BIZ UDPゴシック" w:eastAsia="BIZ UDPゴシック" w:hAnsi="BIZ UDPゴシック" w:cs="ＭＳ 明朝" w:hint="eastAsia"/>
          <w:color w:val="000000"/>
          <w:kern w:val="0"/>
          <w:sz w:val="22"/>
        </w:rPr>
        <w:t>日から施行する。</w:t>
      </w:r>
    </w:p>
    <w:p w14:paraId="50CB7927" w14:textId="77777777" w:rsidR="00262C5D" w:rsidRPr="002A67AD" w:rsidRDefault="00262C5D">
      <w:pPr>
        <w:rPr>
          <w:rFonts w:ascii="BIZ UDPゴシック" w:eastAsia="BIZ UDPゴシック" w:hAnsi="BIZ UDPゴシック"/>
        </w:rPr>
      </w:pPr>
    </w:p>
    <w:sectPr w:rsidR="00262C5D" w:rsidRPr="002A67A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3219" w14:textId="77777777" w:rsidR="00606080" w:rsidRDefault="00606080">
      <w:r>
        <w:separator/>
      </w:r>
    </w:p>
  </w:endnote>
  <w:endnote w:type="continuationSeparator" w:id="0">
    <w:p w14:paraId="159CB7D6" w14:textId="77777777" w:rsidR="00606080" w:rsidRDefault="00606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18B0C" w14:textId="77777777" w:rsidR="00606080" w:rsidRDefault="00606080">
      <w:r>
        <w:separator/>
      </w:r>
    </w:p>
  </w:footnote>
  <w:footnote w:type="continuationSeparator" w:id="0">
    <w:p w14:paraId="7148F8C9" w14:textId="77777777" w:rsidR="00606080" w:rsidRDefault="006060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767D"/>
    <w:rsid w:val="00083B04"/>
    <w:rsid w:val="000E70D8"/>
    <w:rsid w:val="000F13D4"/>
    <w:rsid w:val="00262C5D"/>
    <w:rsid w:val="002A67AD"/>
    <w:rsid w:val="002C739F"/>
    <w:rsid w:val="003602A3"/>
    <w:rsid w:val="00395F38"/>
    <w:rsid w:val="003C3B8C"/>
    <w:rsid w:val="004738C6"/>
    <w:rsid w:val="005A34A4"/>
    <w:rsid w:val="005D0843"/>
    <w:rsid w:val="005D67AA"/>
    <w:rsid w:val="005F042A"/>
    <w:rsid w:val="00606080"/>
    <w:rsid w:val="006565B6"/>
    <w:rsid w:val="006F069E"/>
    <w:rsid w:val="008E767D"/>
    <w:rsid w:val="008F4DB6"/>
    <w:rsid w:val="0097082E"/>
    <w:rsid w:val="00BF69EA"/>
    <w:rsid w:val="00C37EA1"/>
    <w:rsid w:val="00C56180"/>
    <w:rsid w:val="00D22877"/>
    <w:rsid w:val="00D91302"/>
    <w:rsid w:val="00DE4115"/>
    <w:rsid w:val="00FB1064"/>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40E384F"/>
  <w15:docId w15:val="{A7F45035-90B2-4219-9971-8E638363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8</Pages>
  <Words>985</Words>
  <Characters>5616</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山内 雄司</cp:lastModifiedBy>
  <cp:revision>1</cp:revision>
  <cp:lastPrinted>2021-08-31T23:45:00Z</cp:lastPrinted>
  <dcterms:created xsi:type="dcterms:W3CDTF">2021-08-29T11:10:00Z</dcterms:created>
  <dcterms:modified xsi:type="dcterms:W3CDTF">2021-09-06T02:52:00Z</dcterms:modified>
</cp:coreProperties>
</file>