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就労継続支援（Ｂ型）</w:t>
      </w:r>
    </w:p>
    <w:p w:rsidR="00171E5A" w:rsidRDefault="00A01A95" w:rsidP="00171E5A">
      <w:pPr>
        <w:jc w:val="center"/>
        <w:rPr>
          <w:rFonts w:ascii="ＭＳ ゴシック" w:eastAsia="ＭＳ ゴシック" w:hAnsi="ＭＳ ゴシック"/>
          <w:sz w:val="72"/>
          <w:szCs w:val="72"/>
        </w:rPr>
      </w:pPr>
      <w:r>
        <w:rPr>
          <w:rFonts w:ascii="ＭＳ ゴシック" w:eastAsia="ＭＳ ゴシック" w:hAnsi="ＭＳ ゴシック" w:hint="eastAsia"/>
          <w:sz w:val="72"/>
          <w:szCs w:val="72"/>
        </w:rPr>
        <w:t>カイト西条</w:t>
      </w:r>
    </w:p>
    <w:p w:rsidR="00171E5A" w:rsidRPr="00171E5A" w:rsidRDefault="00171E5A" w:rsidP="00171E5A">
      <w:pPr>
        <w:jc w:val="center"/>
        <w:rPr>
          <w:rFonts w:ascii="ＭＳ ゴシック" w:eastAsia="ＭＳ ゴシック" w:hAnsi="ＭＳ ゴシック"/>
          <w:sz w:val="72"/>
          <w:szCs w:val="72"/>
        </w:rPr>
      </w:pPr>
    </w:p>
    <w:p w:rsidR="00171E5A" w:rsidRPr="00171E5A" w:rsidRDefault="00171E5A" w:rsidP="00171E5A">
      <w:pPr>
        <w:jc w:val="center"/>
        <w:rPr>
          <w:rFonts w:ascii="ＭＳ ゴシック" w:eastAsia="ＭＳ ゴシック" w:hAnsi="ＭＳ ゴシック"/>
          <w:sz w:val="72"/>
          <w:szCs w:val="72"/>
        </w:rPr>
      </w:pPr>
      <w:r w:rsidRPr="00171E5A">
        <w:rPr>
          <w:rFonts w:ascii="ＭＳ ゴシック" w:eastAsia="ＭＳ ゴシック" w:hAnsi="ＭＳ ゴシック" w:hint="eastAsia"/>
          <w:sz w:val="72"/>
          <w:szCs w:val="72"/>
        </w:rPr>
        <w:t>運営規定</w:t>
      </w:r>
      <w:r>
        <w:rPr>
          <w:rFonts w:ascii="ＭＳ ゴシック" w:eastAsia="ＭＳ ゴシック" w:hAnsi="ＭＳ ゴシック" w:hint="eastAsia"/>
          <w:sz w:val="72"/>
          <w:szCs w:val="72"/>
        </w:rPr>
        <w:t>ver1.0</w:t>
      </w: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171E5A" w:rsidRDefault="00171E5A"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0D074F" w:rsidRDefault="000D074F" w:rsidP="00171E5A">
      <w:pPr>
        <w:jc w:val="center"/>
        <w:rPr>
          <w:rFonts w:ascii="ＭＳ ゴシック" w:eastAsia="ＭＳ ゴシック" w:hAnsi="ＭＳ ゴシック"/>
        </w:rPr>
      </w:pPr>
    </w:p>
    <w:p w:rsidR="00EB6BAB" w:rsidRPr="00645EAB" w:rsidRDefault="00EB6BAB" w:rsidP="00171E5A">
      <w:pPr>
        <w:jc w:val="center"/>
        <w:rPr>
          <w:rFonts w:asciiTheme="minorEastAsia" w:eastAsiaTheme="minorEastAsia" w:hAnsiTheme="minorEastAsia"/>
        </w:rPr>
      </w:pPr>
      <w:r w:rsidRPr="00645EAB">
        <w:rPr>
          <w:rFonts w:asciiTheme="minorEastAsia" w:eastAsiaTheme="minorEastAsia" w:hAnsiTheme="minorEastAsia" w:hint="eastAsia"/>
        </w:rPr>
        <w:lastRenderedPageBreak/>
        <w:t>障害者の日常生活及び社会生活を総合的に支援するための法律</w:t>
      </w:r>
      <w:r w:rsidR="00171E5A" w:rsidRPr="00645EAB">
        <w:rPr>
          <w:rFonts w:asciiTheme="minorEastAsia" w:eastAsiaTheme="minorEastAsia" w:hAnsiTheme="minorEastAsia" w:hint="eastAsia"/>
        </w:rPr>
        <w:t>に基づく</w:t>
      </w:r>
    </w:p>
    <w:p w:rsidR="00171E5A" w:rsidRPr="00645EAB" w:rsidRDefault="00171E5A" w:rsidP="00171E5A">
      <w:pPr>
        <w:jc w:val="center"/>
        <w:rPr>
          <w:rFonts w:asciiTheme="minorEastAsia" w:eastAsiaTheme="minorEastAsia" w:hAnsiTheme="minorEastAsia"/>
        </w:rPr>
      </w:pPr>
      <w:r w:rsidRPr="00645EAB">
        <w:rPr>
          <w:rFonts w:asciiTheme="minorEastAsia" w:eastAsiaTheme="minorEastAsia" w:hAnsiTheme="minorEastAsia" w:hint="eastAsia"/>
        </w:rPr>
        <w:t xml:space="preserve">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（就労継続支援Ｂ型）運営規程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（事業の目的）</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第１条　</w:t>
      </w:r>
      <w:r w:rsidR="0090176F" w:rsidRP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90176F" w:rsidRPr="00645EAB">
        <w:rPr>
          <w:rFonts w:asciiTheme="minorEastAsia" w:eastAsiaTheme="minorEastAsia" w:hAnsiTheme="minorEastAsia" w:hint="eastAsia"/>
        </w:rPr>
        <w:t>法人</w:t>
      </w:r>
      <w:r w:rsidR="00645EAB" w:rsidRPr="00645EAB">
        <w:rPr>
          <w:rFonts w:asciiTheme="minorEastAsia" w:eastAsiaTheme="minorEastAsia" w:hAnsiTheme="minorEastAsia" w:hint="eastAsia"/>
        </w:rPr>
        <w:t>チャレンジド尾道</w:t>
      </w:r>
      <w:r w:rsidRPr="00645EAB">
        <w:rPr>
          <w:rFonts w:asciiTheme="minorEastAsia" w:eastAsiaTheme="minorEastAsia" w:hAnsiTheme="minorEastAsia" w:hint="eastAsia"/>
        </w:rPr>
        <w:t xml:space="preserve">（以下「事業者」という。）が設置する　</w:t>
      </w:r>
      <w:r w:rsidR="00A01A95">
        <w:rPr>
          <w:rFonts w:asciiTheme="minorEastAsia" w:eastAsiaTheme="minorEastAsia" w:hAnsiTheme="minorEastAsia" w:hint="eastAsia"/>
        </w:rPr>
        <w:t>カイト西条</w:t>
      </w:r>
      <w:r w:rsidRPr="00645EAB">
        <w:rPr>
          <w:rFonts w:asciiTheme="minorEastAsia" w:eastAsiaTheme="minorEastAsia" w:hAnsiTheme="minorEastAsia" w:hint="eastAsia"/>
        </w:rPr>
        <w:t>（以下「事業所」という。）において実施する指定障害福祉サービス事業の就労継続支援Ｂ型（以下「指定就労継続支援Ｂ型」という。）の適正な運営を確保するために必要な人員及び運営管理に関する事項を定め、指定就労継続支援Ｂ型の円滑な運営管理を図るとともに、利用者の意思及び人格を尊重して、常に当該利用者の立場に立った適切な指定就労継続支援Ｂ型の提供を確保することを目的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（運営の方針）</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第２条　事業所は、利用者が自立した日常生活又は社会生活を営むことができるよう、就労の機会を提供するとともに、生産活動その他の活動の機会を通じて、その知識及び能力の向上のために必要な訓練その他の便宜を適切かつ効果的に行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指定就労継続支援Ｂ型の実施に当たっては、地域との結び付きを重視し、利用者の所在する市町村、他の指定障害福祉サービス事業者、指定相談支援事業者、指定障害者支援施設その他福祉サービス又は保健医療サービスを提供する者（以下「障害福祉サービス事業者等」という。）との密接な連携に努め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w:t>
      </w:r>
      <w:r w:rsidR="00C77AF7">
        <w:rPr>
          <w:rFonts w:asciiTheme="minorEastAsia" w:eastAsiaTheme="minorEastAsia" w:hAnsiTheme="minorEastAsia" w:hint="eastAsia"/>
        </w:rPr>
        <w:t xml:space="preserve">　</w:t>
      </w:r>
      <w:r w:rsidR="00C77AF7" w:rsidRPr="00C77AF7">
        <w:rPr>
          <w:rFonts w:asciiTheme="minorEastAsia" w:eastAsiaTheme="minorEastAsia" w:hAnsiTheme="minorEastAsia" w:hint="eastAsia"/>
        </w:rPr>
        <w:t>前二項のほか、障害者の日常生活及び社会生活を総合的に支援するための法律（平成17年法律第123号。以下「法」という。）及び「愛媛県指定障害福祉サービスの事業等の人員、設備及び運営に関する基準等を定める条例」（平成24年10月23日条例第53号）に定める内容のほか関係法令等を遵守し、指定就労継続支援Ｂ型を実施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（事業所の名称等）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第３条　指定就労継続支援Ｂ型を行う事業所の名称及び所在地は、次のとおりとする。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（１）名称　　</w:t>
      </w:r>
      <w:r w:rsidR="00A01A95">
        <w:rPr>
          <w:rFonts w:asciiTheme="minorEastAsia" w:eastAsiaTheme="minorEastAsia" w:hAnsiTheme="minorEastAsia" w:hint="eastAsia"/>
        </w:rPr>
        <w:t>カイト西条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（２）所在地　</w:t>
      </w:r>
      <w:r w:rsidR="0053179B" w:rsidRPr="0053179B">
        <w:rPr>
          <w:rFonts w:asciiTheme="minorEastAsia" w:eastAsiaTheme="minorEastAsia" w:hAnsiTheme="minorEastAsia" w:hint="eastAsia"/>
        </w:rPr>
        <w:t>愛媛県西条市今在家1077番地3</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（職員の職種、員数及び職務の内容）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第４条　事業所における職員の職種、員数及び職務の内容は、次のとおりとする。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（１）管理者　1名（常勤職員）</w:t>
      </w:r>
    </w:p>
    <w:p w:rsidR="00171E5A" w:rsidRPr="00645EAB" w:rsidRDefault="00171E5A" w:rsidP="00171E5A">
      <w:pPr>
        <w:ind w:leftChars="200" w:left="420" w:firstLineChars="100" w:firstLine="210"/>
        <w:rPr>
          <w:rFonts w:asciiTheme="minorEastAsia" w:eastAsiaTheme="minorEastAsia" w:hAnsiTheme="minorEastAsia"/>
        </w:rPr>
      </w:pPr>
      <w:r w:rsidRPr="00645EAB">
        <w:rPr>
          <w:rFonts w:asciiTheme="minorEastAsia" w:eastAsiaTheme="minorEastAsia" w:hAnsiTheme="minorEastAsia" w:hint="eastAsia"/>
        </w:rPr>
        <w:t>管理者は、職員の管理、指定就労継続支援Ｂ型の利用の申し込みに係る調整、業務の実施状況の把握その他の管理を一元的に行うとともに、法令等において規定されている指定就労継続支援Ｂ型の実施に関し、事業所の職員に対し遵守させるため必要な指揮命令を行う。</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（２）サービス管理責任者</w:t>
      </w:r>
      <w:r w:rsidR="008953EC" w:rsidRPr="00645EAB">
        <w:rPr>
          <w:rFonts w:asciiTheme="minorEastAsia" w:eastAsiaTheme="minorEastAsia" w:hAnsiTheme="minorEastAsia" w:hint="eastAsia"/>
        </w:rPr>
        <w:t>（常勤職員）</w:t>
      </w:r>
      <w:r w:rsidRPr="00645EAB">
        <w:rPr>
          <w:rFonts w:asciiTheme="minorEastAsia" w:eastAsiaTheme="minorEastAsia" w:hAnsiTheme="minorEastAsia" w:hint="eastAsia"/>
        </w:rPr>
        <w:t xml:space="preserve">　１名</w:t>
      </w:r>
    </w:p>
    <w:p w:rsidR="00171E5A" w:rsidRPr="00645EAB" w:rsidRDefault="00171E5A" w:rsidP="00171E5A">
      <w:pPr>
        <w:tabs>
          <w:tab w:val="right" w:pos="6552"/>
        </w:tabs>
        <w:ind w:leftChars="300" w:left="840" w:hangingChars="100" w:hanging="210"/>
        <w:rPr>
          <w:rFonts w:asciiTheme="minorEastAsia" w:eastAsiaTheme="minorEastAsia" w:hAnsiTheme="minorEastAsia"/>
        </w:rPr>
      </w:pPr>
      <w:r w:rsidRPr="00645EAB">
        <w:rPr>
          <w:rFonts w:asciiTheme="minorEastAsia" w:eastAsiaTheme="minorEastAsia" w:hAnsiTheme="minorEastAsia" w:hint="eastAsia"/>
        </w:rPr>
        <w:t>サービス管理責任者は、次の業務を行う。</w:t>
      </w:r>
      <w:r w:rsidRPr="00645EAB">
        <w:rPr>
          <w:rFonts w:asciiTheme="minorEastAsia" w:eastAsiaTheme="minorEastAsia" w:hAnsiTheme="minorEastAsia"/>
        </w:rPr>
        <w:tab/>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ア）適切な方法により、利用者の有する能力、置かれている環境及び日常生活全般の状況等の評価を通じて利用者の希望する生活や課題等の把握（以下「アセスメント」という。）を行い、利用者が自立した日常生活を営むことができるように支援する上での適切な支援内容を検討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（イ）アセスメント及び支援内容の</w:t>
      </w:r>
      <w:r w:rsidR="00326BE5" w:rsidRPr="00645EAB">
        <w:rPr>
          <w:rFonts w:asciiTheme="minorEastAsia" w:eastAsiaTheme="minorEastAsia" w:hAnsiTheme="minorEastAsia" w:hint="eastAsia"/>
        </w:rPr>
        <w:t>検討結果に基づき、事業所が提供する指定就労継続支援Ｂ型以外の保健</w:t>
      </w:r>
      <w:r w:rsidRPr="00645EAB">
        <w:rPr>
          <w:rFonts w:asciiTheme="minorEastAsia" w:eastAsiaTheme="minorEastAsia" w:hAnsiTheme="minorEastAsia" w:hint="eastAsia"/>
        </w:rPr>
        <w:t>医療サービス又はその他の福祉サービス等との連携も含めて、利用者の生活に対する意向、総合的な支援の方針、生活全般の質を向上させるための課題、指定就労継続支援Ｂ型の目標及びその達成時期、指定就労継続支援Ｂ型を提供する上での留意事項等を記載した就労継続支援Ｂ型計画の原案を作成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ウ）就労継続支援Ｂ型計画の原案の内容を利用者に対して説明し、文書により利用者の同意を得た上で、作成した就労継続支援Ｂ型計画を記載した書面（以下就労継続支援Ｂ型計画書という。）を利用者に交付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（エ）就労継続支援Ｂ型計画作成後、就労継続支援Ｂ型計画の実施状況の把握（利用者についての継続的なアセスメントを</w:t>
      </w:r>
      <w:r w:rsidR="002F47DD" w:rsidRPr="00645EAB">
        <w:rPr>
          <w:rFonts w:asciiTheme="minorEastAsia" w:eastAsiaTheme="minorEastAsia" w:hAnsiTheme="minorEastAsia" w:hint="eastAsia"/>
        </w:rPr>
        <w:t>含む。以下「モニタリング」という。）を行うとともに、少なくとも</w:t>
      </w:r>
      <w:r w:rsidR="001E18BF" w:rsidRPr="00645EAB">
        <w:rPr>
          <w:rFonts w:asciiTheme="minorEastAsia" w:eastAsiaTheme="minorEastAsia" w:hAnsiTheme="minorEastAsia" w:hint="eastAsia"/>
        </w:rPr>
        <w:t>６</w:t>
      </w:r>
      <w:r w:rsidR="002F47DD" w:rsidRPr="00645EAB">
        <w:rPr>
          <w:rFonts w:asciiTheme="minorEastAsia" w:eastAsiaTheme="minorEastAsia" w:hAnsiTheme="minorEastAsia" w:hint="eastAsia"/>
        </w:rPr>
        <w:t>か月に１</w:t>
      </w:r>
      <w:r w:rsidRPr="00645EAB">
        <w:rPr>
          <w:rFonts w:asciiTheme="minorEastAsia" w:eastAsiaTheme="minorEastAsia" w:hAnsiTheme="minorEastAsia" w:hint="eastAsia"/>
        </w:rPr>
        <w:t>回以上、就労継続支援Ｂ型計画の見直しを行い、必要に応じて就労継続支援Ｂ型計画を変更すること。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（オ）利用申込者の利用に際し、指定障害福祉サービス事業者等に対する照会等により、利用申込者の心身の状況、事業所以外における指定障害福祉サービス等の利用状況等を把握すること。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カ）利用者の心身の状況、置かれている環境等に照らし、利用者が自立した日常生活を営むことができるよう定期的に検討するとともに、自立した日常生活を営むことができると認められる利用者に対し、必要な支援を行うこと。</w:t>
      </w:r>
    </w:p>
    <w:p w:rsidR="00171E5A" w:rsidRPr="00645EAB" w:rsidRDefault="00171E5A" w:rsidP="00171E5A">
      <w:pPr>
        <w:ind w:leftChars="300" w:left="1050" w:hangingChars="200" w:hanging="420"/>
        <w:rPr>
          <w:rFonts w:asciiTheme="minorEastAsia" w:eastAsiaTheme="minorEastAsia" w:hAnsiTheme="minorEastAsia"/>
        </w:rPr>
      </w:pPr>
      <w:r w:rsidRPr="00645EAB">
        <w:rPr>
          <w:rFonts w:asciiTheme="minorEastAsia" w:eastAsiaTheme="minorEastAsia" w:hAnsiTheme="minorEastAsia" w:hint="eastAsia"/>
        </w:rPr>
        <w:t>（キ）他の従業者に対する技術指導及び助言を行うこと。</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（３）職業指導員　1名以上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職業指導員は、就労継続支援B型計画に基づき、作業技術の習得、工場に関する支援等、適切な就労継続支援の提供にあたる。</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（４）生活支援員　１名以上</w:t>
      </w:r>
    </w:p>
    <w:p w:rsidR="008953EC" w:rsidRPr="00645EAB" w:rsidRDefault="008953EC" w:rsidP="008953EC">
      <w:pPr>
        <w:ind w:leftChars="300" w:left="630"/>
        <w:rPr>
          <w:rFonts w:asciiTheme="minorEastAsia" w:eastAsiaTheme="minorEastAsia" w:hAnsiTheme="minorEastAsia"/>
        </w:rPr>
      </w:pPr>
      <w:r w:rsidRPr="00645EAB">
        <w:rPr>
          <w:rFonts w:asciiTheme="minorEastAsia" w:eastAsiaTheme="minorEastAsia" w:hAnsiTheme="minorEastAsia" w:hint="eastAsia"/>
        </w:rPr>
        <w:t>生活支援員は、日常生活上の支援を行うとともに、就労継続支援B型計画に基づき、サービスの提供を行うものとする。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（営業日及び営業時間等）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第５条　事業所の営業日及び営業時間並びにサービス提供日及びサービス提供時間は、次のとおりとする。</w:t>
      </w:r>
    </w:p>
    <w:p w:rsidR="00171E5A" w:rsidRPr="00645EAB" w:rsidRDefault="002F47DD"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lastRenderedPageBreak/>
        <w:t>（１）営業日　月曜日から金</w:t>
      </w:r>
      <w:r w:rsidR="00171E5A" w:rsidRPr="00645EAB">
        <w:rPr>
          <w:rFonts w:asciiTheme="minorEastAsia" w:eastAsiaTheme="minorEastAsia" w:hAnsiTheme="minorEastAsia" w:hint="eastAsia"/>
        </w:rPr>
        <w:t>曜日までとする。ただし、国民の祝日、</w:t>
      </w:r>
      <w:r w:rsidRPr="00645EAB">
        <w:rPr>
          <w:rFonts w:asciiTheme="minorEastAsia" w:eastAsiaTheme="minorEastAsia" w:hAnsiTheme="minorEastAsia" w:hint="eastAsia"/>
        </w:rPr>
        <w:t>８月１３日から８月１５日、</w:t>
      </w:r>
      <w:r w:rsidR="00171E5A"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（２）営業時間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w:t>
      </w:r>
      <w:r w:rsidR="002F47DD" w:rsidRPr="00645EAB">
        <w:rPr>
          <w:rFonts w:asciiTheme="minorEastAsia" w:eastAsiaTheme="minorEastAsia" w:hAnsiTheme="minorEastAsia" w:hint="eastAsia"/>
        </w:rPr>
        <w:t>分</w:t>
      </w:r>
      <w:r w:rsidRPr="00645EAB">
        <w:rPr>
          <w:rFonts w:asciiTheme="minorEastAsia" w:eastAsiaTheme="minorEastAsia" w:hAnsiTheme="minorEastAsia" w:hint="eastAsia"/>
        </w:rPr>
        <w:t>から午後</w:t>
      </w:r>
      <w:r w:rsidR="00C77AF7">
        <w:rPr>
          <w:rFonts w:asciiTheme="minorEastAsia" w:eastAsiaTheme="minorEastAsia" w:hAnsiTheme="minorEastAsia" w:hint="eastAsia"/>
        </w:rPr>
        <w:t>６</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００分</w:t>
      </w:r>
      <w:r w:rsidRPr="00645EAB">
        <w:rPr>
          <w:rFonts w:asciiTheme="minorEastAsia" w:eastAsiaTheme="minorEastAsia" w:hAnsiTheme="minorEastAsia" w:hint="eastAsia"/>
        </w:rPr>
        <w:t>までとする。</w:t>
      </w:r>
    </w:p>
    <w:p w:rsidR="00171E5A" w:rsidRPr="00645EAB" w:rsidRDefault="00171E5A" w:rsidP="00171E5A">
      <w:pPr>
        <w:ind w:left="420" w:hangingChars="200" w:hanging="420"/>
        <w:rPr>
          <w:rFonts w:asciiTheme="minorEastAsia" w:eastAsiaTheme="minorEastAsia" w:hAnsiTheme="minorEastAsia"/>
        </w:rPr>
      </w:pPr>
      <w:r w:rsidRPr="00645EAB">
        <w:rPr>
          <w:rFonts w:asciiTheme="minorEastAsia" w:eastAsiaTheme="minorEastAsia" w:hAnsiTheme="minorEastAsia" w:hint="eastAsia"/>
        </w:rPr>
        <w:t xml:space="preserve">（３）サービス提供日　</w:t>
      </w:r>
      <w:r w:rsidR="002F47DD" w:rsidRPr="00645EAB">
        <w:rPr>
          <w:rFonts w:asciiTheme="minorEastAsia" w:eastAsiaTheme="minorEastAsia" w:hAnsiTheme="minorEastAsia" w:hint="eastAsia"/>
        </w:rPr>
        <w:t>月曜日から金</w:t>
      </w:r>
      <w:r w:rsidRPr="00645EAB">
        <w:rPr>
          <w:rFonts w:asciiTheme="minorEastAsia" w:eastAsiaTheme="minorEastAsia" w:hAnsiTheme="minorEastAsia" w:hint="eastAsia"/>
        </w:rPr>
        <w:t>曜日までとする。ただし、国民の祝日、</w:t>
      </w:r>
      <w:r w:rsidR="002F47DD" w:rsidRPr="00645EAB">
        <w:rPr>
          <w:rFonts w:asciiTheme="minorEastAsia" w:eastAsiaTheme="minorEastAsia" w:hAnsiTheme="minorEastAsia" w:hint="eastAsia"/>
        </w:rPr>
        <w:t>８月１３日から８月１５日、</w:t>
      </w:r>
      <w:r w:rsidRPr="00645EAB">
        <w:rPr>
          <w:rFonts w:asciiTheme="minorEastAsia" w:eastAsiaTheme="minorEastAsia" w:hAnsiTheme="minorEastAsia" w:hint="eastAsia"/>
        </w:rPr>
        <w:t>１２月２７日から１月４日までを除く。</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（４）サービス提供時間　午前</w:t>
      </w:r>
      <w:r w:rsidR="00645EAB">
        <w:rPr>
          <w:rFonts w:asciiTheme="minorEastAsia" w:eastAsiaTheme="minorEastAsia" w:hAnsiTheme="minorEastAsia" w:hint="eastAsia"/>
        </w:rPr>
        <w:t>９</w:t>
      </w:r>
      <w:r w:rsidRPr="00645EAB">
        <w:rPr>
          <w:rFonts w:asciiTheme="minorEastAsia" w:eastAsiaTheme="minorEastAsia" w:hAnsiTheme="minorEastAsia" w:hint="eastAsia"/>
        </w:rPr>
        <w:t>時</w:t>
      </w:r>
      <w:r w:rsidR="002F47DD" w:rsidRPr="00645EAB">
        <w:rPr>
          <w:rFonts w:asciiTheme="minorEastAsia" w:eastAsiaTheme="minorEastAsia" w:hAnsiTheme="minorEastAsia" w:hint="eastAsia"/>
        </w:rPr>
        <w:t>３０分</w:t>
      </w:r>
      <w:r w:rsidRPr="00645EAB">
        <w:rPr>
          <w:rFonts w:asciiTheme="minorEastAsia" w:eastAsiaTheme="minorEastAsia" w:hAnsiTheme="minorEastAsia" w:hint="eastAsia"/>
        </w:rPr>
        <w:t>から午後</w:t>
      </w:r>
      <w:r w:rsidR="00645EAB">
        <w:rPr>
          <w:rFonts w:asciiTheme="minorEastAsia" w:eastAsiaTheme="minorEastAsia" w:hAnsiTheme="minorEastAsia" w:hint="eastAsia"/>
        </w:rPr>
        <w:t>１５</w:t>
      </w:r>
      <w:r w:rsidRPr="00645EAB">
        <w:rPr>
          <w:rFonts w:asciiTheme="minorEastAsia" w:eastAsiaTheme="minorEastAsia" w:hAnsiTheme="minorEastAsia" w:hint="eastAsia"/>
        </w:rPr>
        <w:t>時</w:t>
      </w:r>
      <w:r w:rsidR="00326BE5" w:rsidRPr="00645EAB">
        <w:rPr>
          <w:rFonts w:asciiTheme="minorEastAsia" w:eastAsiaTheme="minorEastAsia" w:hAnsiTheme="minorEastAsia" w:hint="eastAsia"/>
        </w:rPr>
        <w:t>３０分</w:t>
      </w:r>
      <w:r w:rsidRPr="00645EAB">
        <w:rPr>
          <w:rFonts w:asciiTheme="minorEastAsia" w:eastAsiaTheme="minorEastAsia" w:hAnsiTheme="minorEastAsia" w:hint="eastAsia"/>
        </w:rPr>
        <w:t>までとする。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（利用定員）</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第６条　事業所の利用定員は２０名とする。</w:t>
      </w:r>
    </w:p>
    <w:p w:rsidR="00171E5A" w:rsidRPr="00645EAB" w:rsidRDefault="00171E5A" w:rsidP="00171E5A">
      <w:pPr>
        <w:ind w:left="210" w:hangingChars="100" w:hanging="210"/>
        <w:rPr>
          <w:rFonts w:asciiTheme="minorEastAsia" w:eastAsiaTheme="minorEastAsia" w:hAnsiTheme="minorEastAsia"/>
        </w:rPr>
      </w:pP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（指定就労継続支援Ｂ型を提供する主たる対象者）</w:t>
      </w:r>
    </w:p>
    <w:p w:rsidR="008953EC" w:rsidRPr="00645EAB" w:rsidRDefault="008953EC" w:rsidP="008953EC">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第７条　事業所において指定就労継続支援Ｂ型を提供する主たる対象者を特定しないものとする。</w:t>
      </w:r>
    </w:p>
    <w:p w:rsidR="008953EC" w:rsidRPr="00645EAB" w:rsidRDefault="008953EC"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（指定就労継続支援Ｂ型の内容）</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第８条　事業所で行う指定就労継続支援Ｂ型の内容は、次のとおりとする。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（１）就労継続支援Ｂ型計画の作成</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（２）食事の提供</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（３）身体等の介護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（４）就労に必要な知識、能力を向上するための訓練</w:t>
      </w:r>
    </w:p>
    <w:p w:rsidR="00171E5A"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（５）就労の機会の提供及び生産活動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（６）実習先企業等の紹介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（７）求職活動支援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（８）職場定着支援</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（９）生活相談</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（１０）健康管理</w:t>
      </w:r>
    </w:p>
    <w:p w:rsidR="00171E5A" w:rsidRDefault="00171E5A" w:rsidP="00171E5A">
      <w:pPr>
        <w:rPr>
          <w:rFonts w:asciiTheme="minorEastAsia" w:eastAsiaTheme="minorEastAsia" w:hAnsiTheme="minorEastAsia"/>
        </w:rPr>
      </w:pPr>
      <w:r w:rsidRPr="00645EAB">
        <w:rPr>
          <w:rFonts w:asciiTheme="minorEastAsia" w:eastAsiaTheme="minorEastAsia" w:hAnsiTheme="minorEastAsia" w:hint="eastAsia"/>
        </w:rPr>
        <w:t>（１１）訪問支援</w:t>
      </w:r>
    </w:p>
    <w:p w:rsidR="007A3F9E" w:rsidRPr="00693DB2" w:rsidRDefault="007A3F9E" w:rsidP="00171E5A">
      <w:pPr>
        <w:rPr>
          <w:rFonts w:asciiTheme="minorEastAsia" w:eastAsiaTheme="minorEastAsia" w:hAnsiTheme="minorEastAsia"/>
          <w:color w:val="FF0000"/>
          <w:rPrChange w:id="0" w:author="user" w:date="2015-02-24T08:50:00Z">
            <w:rPr>
              <w:rFonts w:asciiTheme="minorEastAsia" w:eastAsiaTheme="minorEastAsia" w:hAnsiTheme="minorEastAsia"/>
            </w:rPr>
          </w:rPrChange>
        </w:rPr>
      </w:pPr>
      <w:r w:rsidRPr="00693DB2">
        <w:rPr>
          <w:rFonts w:asciiTheme="minorEastAsia" w:eastAsiaTheme="minorEastAsia" w:hAnsiTheme="minorEastAsia" w:hint="eastAsia"/>
          <w:color w:val="FF0000"/>
          <w:rPrChange w:id="1" w:author="user" w:date="2015-02-24T08:50:00Z">
            <w:rPr>
              <w:rFonts w:asciiTheme="minorEastAsia" w:eastAsiaTheme="minorEastAsia" w:hAnsiTheme="minorEastAsia" w:hint="eastAsia"/>
            </w:rPr>
          </w:rPrChange>
        </w:rPr>
        <w:t>（１２）施設外支援の実施</w:t>
      </w:r>
    </w:p>
    <w:p w:rsidR="007A3F9E" w:rsidRPr="00693DB2" w:rsidRDefault="007A3F9E" w:rsidP="00171E5A">
      <w:pPr>
        <w:rPr>
          <w:rFonts w:asciiTheme="minorEastAsia" w:eastAsiaTheme="minorEastAsia" w:hAnsiTheme="minorEastAsia" w:hint="eastAsia"/>
          <w:color w:val="FF0000"/>
          <w:rPrChange w:id="2" w:author="user" w:date="2015-02-24T08:50:00Z">
            <w:rPr>
              <w:rFonts w:asciiTheme="minorEastAsia" w:eastAsiaTheme="minorEastAsia" w:hAnsiTheme="minorEastAsia" w:hint="eastAsia"/>
            </w:rPr>
          </w:rPrChange>
        </w:rPr>
      </w:pPr>
      <w:r w:rsidRPr="00693DB2">
        <w:rPr>
          <w:rFonts w:asciiTheme="minorEastAsia" w:eastAsiaTheme="minorEastAsia" w:hAnsiTheme="minorEastAsia" w:hint="eastAsia"/>
          <w:color w:val="FF0000"/>
          <w:rPrChange w:id="3" w:author="user" w:date="2015-02-24T08:50:00Z">
            <w:rPr>
              <w:rFonts w:asciiTheme="minorEastAsia" w:eastAsiaTheme="minorEastAsia" w:hAnsiTheme="minorEastAsia" w:hint="eastAsia"/>
            </w:rPr>
          </w:rPrChange>
        </w:rPr>
        <w:t>（１３）施設外就労の実施</w:t>
      </w:r>
    </w:p>
    <w:p w:rsidR="00171E5A" w:rsidRPr="00645EAB" w:rsidRDefault="007A3F9E" w:rsidP="00171E5A">
      <w:pPr>
        <w:rPr>
          <w:rFonts w:asciiTheme="minorEastAsia" w:eastAsiaTheme="minorEastAsia" w:hAnsiTheme="minorEastAsia"/>
        </w:rPr>
      </w:pPr>
      <w:r>
        <w:rPr>
          <w:rFonts w:asciiTheme="minorEastAsia" w:eastAsiaTheme="minorEastAsia" w:hAnsiTheme="minorEastAsia" w:hint="eastAsia"/>
        </w:rPr>
        <w:t>（１４</w:t>
      </w:r>
      <w:r w:rsidR="00171E5A" w:rsidRPr="00645EAB">
        <w:rPr>
          <w:rFonts w:asciiTheme="minorEastAsia" w:eastAsiaTheme="minorEastAsia" w:hAnsiTheme="minorEastAsia" w:hint="eastAsia"/>
        </w:rPr>
        <w:t>）前各号に掲げる便宜に附帯する便宜</w:t>
      </w:r>
    </w:p>
    <w:p w:rsidR="00171E5A" w:rsidRPr="00645EAB" w:rsidRDefault="007A3F9E" w:rsidP="00171E5A">
      <w:pPr>
        <w:ind w:leftChars="300" w:left="630"/>
        <w:rPr>
          <w:rFonts w:asciiTheme="minorEastAsia" w:eastAsiaTheme="minorEastAsia" w:hAnsiTheme="minorEastAsia"/>
        </w:rPr>
      </w:pPr>
      <w:r>
        <w:rPr>
          <w:rFonts w:asciiTheme="minorEastAsia" w:eastAsiaTheme="minorEastAsia" w:hAnsiTheme="minorEastAsia" w:hint="eastAsia"/>
        </w:rPr>
        <w:t>（２）から（１３</w:t>
      </w:r>
      <w:r w:rsidR="00171E5A" w:rsidRPr="00645EAB">
        <w:rPr>
          <w:rFonts w:asciiTheme="minorEastAsia" w:eastAsiaTheme="minorEastAsia" w:hAnsiTheme="minorEastAsia" w:hint="eastAsia"/>
        </w:rPr>
        <w:t>）に附帯するその他必要な介護、訓練、支援、相談、助言。</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（利用者から受領する費用の額等）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第９条　指定就労継続支援Ｂ型を提供した際には、利用者から当該指定就労継続支援Ｂ型に係る利用者負担額の支払を受けるものとする。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法定代理受領を行わない指定就労継続支援Ｂ型を提供した際は、利用者から当該指定</w:t>
      </w:r>
      <w:r w:rsidRPr="00645EAB">
        <w:rPr>
          <w:rFonts w:asciiTheme="minorEastAsia" w:eastAsiaTheme="minorEastAsia" w:hAnsiTheme="minorEastAsia" w:hint="eastAsia"/>
        </w:rPr>
        <w:lastRenderedPageBreak/>
        <w:t>就労継続支援Ｂ型に通常要する額（特定費用を除く。）につき、厚生労働大臣が定める基準により算定した費用の額（その額が現に指定就労継続支援Ｂ型に要した額（特定費用を除く。）の額を超えるときは、当該現に指定就労継続支援Ｂ型に要した額）の支払を受けるものとする。この場合、その提供した指定就労継続支援Ｂ型の内容、費用の額その他必要と認められる事項を記載したサービス提供証明書を利用者に対して交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前二項のほか、次に定める費用については、利用者から徴収するものとする。</w:t>
      </w:r>
    </w:p>
    <w:p w:rsidR="00171E5A" w:rsidRPr="00645EAB" w:rsidRDefault="00171E5A" w:rsidP="00171E5A">
      <w:pPr>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１</w:t>
      </w: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昼食費及び</w:t>
      </w:r>
      <w:r w:rsidRPr="00645EAB">
        <w:rPr>
          <w:rFonts w:asciiTheme="minorEastAsia" w:eastAsiaTheme="minorEastAsia" w:hAnsiTheme="minorEastAsia" w:hint="eastAsia"/>
        </w:rPr>
        <w:t>日用品費の実費</w:t>
      </w:r>
    </w:p>
    <w:p w:rsidR="00171E5A" w:rsidRPr="00645EAB" w:rsidRDefault="00171E5A" w:rsidP="00854B6B">
      <w:pPr>
        <w:ind w:left="630" w:hangingChars="300" w:hanging="630"/>
        <w:rPr>
          <w:rFonts w:asciiTheme="minorEastAsia" w:eastAsiaTheme="minorEastAsia" w:hAnsiTheme="minorEastAsia"/>
        </w:rPr>
      </w:pPr>
      <w:r w:rsidRPr="00645EAB">
        <w:rPr>
          <w:rFonts w:asciiTheme="minorEastAsia" w:eastAsiaTheme="minorEastAsia" w:hAnsiTheme="minorEastAsia" w:hint="eastAsia"/>
        </w:rPr>
        <w:t>（</w:t>
      </w:r>
      <w:r w:rsidR="00854B6B" w:rsidRPr="00645EAB">
        <w:rPr>
          <w:rFonts w:asciiTheme="minorEastAsia" w:eastAsiaTheme="minorEastAsia" w:hAnsiTheme="minorEastAsia" w:hint="eastAsia"/>
        </w:rPr>
        <w:t>２</w:t>
      </w:r>
      <w:r w:rsidRPr="00645EAB">
        <w:rPr>
          <w:rFonts w:asciiTheme="minorEastAsia" w:eastAsiaTheme="minorEastAsia" w:hAnsiTheme="minorEastAsia" w:hint="eastAsia"/>
        </w:rPr>
        <w:t>）その他日常生活において通常必要となるものに係る費用であって、その利用者に負担させることが適当と認められるものの実費</w:t>
      </w:r>
    </w:p>
    <w:p w:rsidR="00171E5A" w:rsidRPr="00645EAB" w:rsidRDefault="00171E5A" w:rsidP="00854B6B">
      <w:pPr>
        <w:ind w:leftChars="100" w:left="210"/>
        <w:rPr>
          <w:rFonts w:asciiTheme="minorEastAsia" w:eastAsiaTheme="minorEastAsia" w:hAnsiTheme="minorEastAsia"/>
          <w:i/>
        </w:rPr>
      </w:pPr>
      <w:r w:rsidRPr="00645EAB">
        <w:rPr>
          <w:rFonts w:asciiTheme="minorEastAsia" w:eastAsiaTheme="minorEastAsia" w:hAnsiTheme="minorEastAsia" w:hint="eastAsia"/>
        </w:rPr>
        <w:t>４　前項の費用の額に係るサービスの提供に当たっては、あらかじめ、利用者に対し、当該サービスの内容及び費用について説明を行い、利用者の同意を得るものとする。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第１項から第３項までの費用の支払いを受けた場合は、当該費用に係る領収証を、当該費用を支払った利用者に対し交付するものとする。</w:t>
      </w:r>
    </w:p>
    <w:p w:rsidR="00171E5A" w:rsidRDefault="00171E5A" w:rsidP="00171E5A">
      <w:pPr>
        <w:ind w:left="210" w:hangingChars="100" w:hanging="210"/>
        <w:rPr>
          <w:ins w:id="4" w:author="user" w:date="2015-02-24T08:27:00Z"/>
          <w:rFonts w:asciiTheme="minorEastAsia" w:eastAsiaTheme="minorEastAsia" w:hAnsiTheme="minorEastAsia"/>
        </w:rPr>
      </w:pPr>
    </w:p>
    <w:p w:rsidR="007A3F9E" w:rsidRPr="00693DB2" w:rsidRDefault="007A3F9E" w:rsidP="00171E5A">
      <w:pPr>
        <w:ind w:left="210" w:hangingChars="100" w:hanging="210"/>
        <w:rPr>
          <w:ins w:id="5" w:author="user" w:date="2015-02-24T08:27:00Z"/>
          <w:rFonts w:asciiTheme="minorEastAsia" w:eastAsiaTheme="minorEastAsia" w:hAnsiTheme="minorEastAsia"/>
          <w:color w:val="FF0000"/>
          <w:rPrChange w:id="6" w:author="user" w:date="2015-02-24T08:50:00Z">
            <w:rPr>
              <w:ins w:id="7" w:author="user" w:date="2015-02-24T08:27:00Z"/>
              <w:rFonts w:asciiTheme="minorEastAsia" w:eastAsiaTheme="minorEastAsia" w:hAnsiTheme="minorEastAsia"/>
            </w:rPr>
          </w:rPrChange>
        </w:rPr>
      </w:pPr>
      <w:ins w:id="8" w:author="user" w:date="2015-02-24T08:27:00Z">
        <w:r w:rsidRPr="00693DB2">
          <w:rPr>
            <w:rFonts w:asciiTheme="minorEastAsia" w:eastAsiaTheme="minorEastAsia" w:hAnsiTheme="minorEastAsia" w:hint="eastAsia"/>
            <w:color w:val="FF0000"/>
            <w:rPrChange w:id="9" w:author="user" w:date="2015-02-24T08:50:00Z">
              <w:rPr>
                <w:rFonts w:asciiTheme="minorEastAsia" w:eastAsiaTheme="minorEastAsia" w:hAnsiTheme="minorEastAsia" w:hint="eastAsia"/>
              </w:rPr>
            </w:rPrChange>
          </w:rPr>
          <w:t>（施設外就労）</w:t>
        </w:r>
      </w:ins>
    </w:p>
    <w:p w:rsidR="007A3F9E" w:rsidRPr="00693DB2" w:rsidRDefault="007A3F9E" w:rsidP="00171E5A">
      <w:pPr>
        <w:ind w:left="210" w:hangingChars="100" w:hanging="210"/>
        <w:rPr>
          <w:ins w:id="10" w:author="user" w:date="2015-02-24T08:29:00Z"/>
          <w:rFonts w:asciiTheme="minorEastAsia" w:eastAsiaTheme="minorEastAsia" w:hAnsiTheme="minorEastAsia"/>
          <w:color w:val="FF0000"/>
          <w:rPrChange w:id="11" w:author="user" w:date="2015-02-24T08:50:00Z">
            <w:rPr>
              <w:ins w:id="12" w:author="user" w:date="2015-02-24T08:29:00Z"/>
              <w:rFonts w:asciiTheme="minorEastAsia" w:eastAsiaTheme="minorEastAsia" w:hAnsiTheme="minorEastAsia"/>
            </w:rPr>
          </w:rPrChange>
        </w:rPr>
      </w:pPr>
      <w:ins w:id="13" w:author="user" w:date="2015-02-24T08:28:00Z">
        <w:r w:rsidRPr="00693DB2">
          <w:rPr>
            <w:rFonts w:asciiTheme="minorEastAsia" w:eastAsiaTheme="minorEastAsia" w:hAnsiTheme="minorEastAsia" w:hint="eastAsia"/>
            <w:color w:val="FF0000"/>
            <w:rPrChange w:id="14" w:author="user" w:date="2015-02-24T08:50:00Z">
              <w:rPr>
                <w:rFonts w:asciiTheme="minorEastAsia" w:eastAsiaTheme="minorEastAsia" w:hAnsiTheme="minorEastAsia" w:hint="eastAsia"/>
              </w:rPr>
            </w:rPrChange>
          </w:rPr>
          <w:t>第１０条　事業所は、一般就労への移行を図るため、利用者と職員がユニットを組み、企業から請け負った作業を当該企業内で行う</w:t>
        </w:r>
      </w:ins>
      <w:ins w:id="15" w:author="user" w:date="2015-02-24T08:29:00Z">
        <w:r w:rsidRPr="00693DB2">
          <w:rPr>
            <w:rFonts w:asciiTheme="minorEastAsia" w:eastAsiaTheme="minorEastAsia" w:hAnsiTheme="minorEastAsia" w:hint="eastAsia"/>
            <w:color w:val="FF0000"/>
            <w:rPrChange w:id="16" w:author="user" w:date="2015-02-24T08:50:00Z">
              <w:rPr>
                <w:rFonts w:asciiTheme="minorEastAsia" w:eastAsiaTheme="minorEastAsia" w:hAnsiTheme="minorEastAsia" w:hint="eastAsia"/>
              </w:rPr>
            </w:rPrChange>
          </w:rPr>
          <w:t>施設外就労の実施に努める。</w:t>
        </w:r>
      </w:ins>
    </w:p>
    <w:p w:rsidR="00EC3901" w:rsidRDefault="00EC3901" w:rsidP="00171E5A">
      <w:pPr>
        <w:ind w:left="210" w:hangingChars="100" w:hanging="210"/>
        <w:rPr>
          <w:ins w:id="17" w:author="user" w:date="2015-02-24T08:27:00Z"/>
          <w:rFonts w:asciiTheme="minorEastAsia" w:eastAsiaTheme="minorEastAsia" w:hAnsiTheme="minorEastAsia" w:hint="eastAsia"/>
        </w:rPr>
      </w:pPr>
      <w:ins w:id="18" w:author="user" w:date="2015-02-24T08:29:00Z">
        <w:r w:rsidRPr="00693DB2">
          <w:rPr>
            <w:rFonts w:asciiTheme="minorEastAsia" w:eastAsiaTheme="minorEastAsia" w:hAnsiTheme="minorEastAsia" w:hint="eastAsia"/>
            <w:color w:val="FF0000"/>
            <w:rPrChange w:id="19" w:author="user" w:date="2015-02-24T08:50:00Z">
              <w:rPr>
                <w:rFonts w:asciiTheme="minorEastAsia" w:eastAsiaTheme="minorEastAsia" w:hAnsiTheme="minorEastAsia" w:hint="eastAsia"/>
              </w:rPr>
            </w:rPrChange>
          </w:rPr>
          <w:t>２　施設外就労は期間を定めないものとする。</w:t>
        </w:r>
      </w:ins>
    </w:p>
    <w:p w:rsidR="007A3F9E" w:rsidRPr="00645EAB" w:rsidRDefault="007A3F9E" w:rsidP="00171E5A">
      <w:pPr>
        <w:ind w:left="210" w:hangingChars="100" w:hanging="210"/>
        <w:rPr>
          <w:rFonts w:asciiTheme="minorEastAsia" w:eastAsiaTheme="minorEastAsia" w:hAnsiTheme="minorEastAsia" w:hint="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（工賃の支払等）</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20" w:author="user" w:date="2015-02-24T08:29:00Z">
        <w:r w:rsidR="00EC3901">
          <w:rPr>
            <w:rFonts w:asciiTheme="minorEastAsia" w:eastAsiaTheme="minorEastAsia" w:hAnsiTheme="minorEastAsia" w:hint="eastAsia"/>
          </w:rPr>
          <w:t>１</w:t>
        </w:r>
      </w:ins>
      <w:del w:id="21" w:author="user" w:date="2015-02-24T08:29:00Z">
        <w:r w:rsidRPr="00645EAB" w:rsidDel="00EC3901">
          <w:rPr>
            <w:rFonts w:asciiTheme="minorEastAsia" w:eastAsiaTheme="minorEastAsia" w:hAnsiTheme="minorEastAsia" w:hint="eastAsia"/>
          </w:rPr>
          <w:delText>０</w:delText>
        </w:r>
      </w:del>
      <w:r w:rsidRPr="00645EAB">
        <w:rPr>
          <w:rFonts w:asciiTheme="minorEastAsia" w:eastAsiaTheme="minorEastAsia" w:hAnsiTheme="minorEastAsia" w:hint="eastAsia"/>
        </w:rPr>
        <w:t>条　事業所は、利用者</w:t>
      </w:r>
      <w:r w:rsidR="00854B6B" w:rsidRPr="00645EAB">
        <w:rPr>
          <w:rFonts w:asciiTheme="minorEastAsia" w:eastAsiaTheme="minorEastAsia" w:hAnsiTheme="minorEastAsia" w:hint="eastAsia"/>
        </w:rPr>
        <w:t>が生産活動に従事した場合は、当該利用者に対し、別に定める工賃</w:t>
      </w:r>
      <w:r w:rsidRPr="00645EAB">
        <w:rPr>
          <w:rFonts w:asciiTheme="minorEastAsia" w:eastAsiaTheme="minorEastAsia" w:hAnsiTheme="minorEastAsia" w:hint="eastAsia"/>
        </w:rPr>
        <w:t>規程に基づき、生産活動に係る事業の収入から生産活動に係る事業に必要な経費を控除した額に相当する金額を工賃として支払うものとする。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前項の場合においては、１月あたりの工賃の平均額は、３千円を</w:t>
      </w:r>
      <w:bookmarkStart w:id="22" w:name="_GoBack"/>
      <w:bookmarkEnd w:id="22"/>
      <w:r w:rsidRPr="00645EAB">
        <w:rPr>
          <w:rFonts w:asciiTheme="minorEastAsia" w:eastAsiaTheme="minorEastAsia" w:hAnsiTheme="minorEastAsia" w:hint="eastAsia"/>
        </w:rPr>
        <w:t>下回らないものとする。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（サービス利用に当たっての留意事項）</w:t>
      </w:r>
    </w:p>
    <w:p w:rsidR="00C54FEC" w:rsidRPr="00645EAB" w:rsidRDefault="00171E5A" w:rsidP="00C54FEC">
      <w:pPr>
        <w:ind w:left="525" w:hangingChars="250" w:hanging="525"/>
        <w:rPr>
          <w:rFonts w:asciiTheme="minorEastAsia" w:eastAsiaTheme="minorEastAsia" w:hAnsiTheme="minorEastAsia"/>
        </w:rPr>
      </w:pPr>
      <w:r w:rsidRPr="00645EAB">
        <w:rPr>
          <w:rFonts w:asciiTheme="minorEastAsia" w:eastAsiaTheme="minorEastAsia" w:hAnsiTheme="minorEastAsia" w:hint="eastAsia"/>
        </w:rPr>
        <w:t>第１</w:t>
      </w:r>
      <w:ins w:id="23" w:author="user" w:date="2015-02-24T08:29:00Z">
        <w:r w:rsidR="00EC3901">
          <w:rPr>
            <w:rFonts w:asciiTheme="minorEastAsia" w:eastAsiaTheme="minorEastAsia" w:hAnsiTheme="minorEastAsia" w:hint="eastAsia"/>
          </w:rPr>
          <w:t>２</w:t>
        </w:r>
      </w:ins>
      <w:del w:id="24" w:author="user" w:date="2015-02-24T08:29:00Z">
        <w:r w:rsidRPr="00645EAB" w:rsidDel="00EC3901">
          <w:rPr>
            <w:rFonts w:asciiTheme="minorEastAsia" w:eastAsiaTheme="minorEastAsia" w:hAnsiTheme="minorEastAsia" w:hint="eastAsia"/>
          </w:rPr>
          <w:delText>１</w:delText>
        </w:r>
      </w:del>
      <w:r w:rsidRPr="00645EAB">
        <w:rPr>
          <w:rFonts w:asciiTheme="minorEastAsia" w:eastAsiaTheme="minorEastAsia" w:hAnsiTheme="minorEastAsia" w:hint="eastAsia"/>
        </w:rPr>
        <w:t>条　利用者は、サービスの利用に当たっては、</w:t>
      </w:r>
      <w:r w:rsidR="00C54FEC" w:rsidRPr="00645EAB">
        <w:rPr>
          <w:rFonts w:asciiTheme="minorEastAsia" w:eastAsiaTheme="minorEastAsia" w:hAnsiTheme="minorEastAsia" w:hint="eastAsia"/>
        </w:rPr>
        <w:t>飲酒、宗教活動や営利を目的とした勧誘、暴力行使その他の、他の利用者に迷惑を及ぼす言動を行ってはならないものとする。</w:t>
      </w:r>
    </w:p>
    <w:p w:rsidR="00171E5A" w:rsidRPr="00645EAB" w:rsidRDefault="00171E5A" w:rsidP="00C54FEC">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 xml:space="preserve">（利用者負担額等に係る管理） </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25" w:author="user" w:date="2015-02-24T08:29:00Z">
        <w:r w:rsidR="00EC3901">
          <w:rPr>
            <w:rFonts w:asciiTheme="minorEastAsia" w:eastAsiaTheme="minorEastAsia" w:hAnsiTheme="minorEastAsia" w:hint="eastAsia"/>
          </w:rPr>
          <w:t>３</w:t>
        </w:r>
      </w:ins>
      <w:del w:id="26" w:author="user" w:date="2015-02-24T08:29:00Z">
        <w:r w:rsidRPr="00645EAB" w:rsidDel="00EC3901">
          <w:rPr>
            <w:rFonts w:asciiTheme="minorEastAsia" w:eastAsiaTheme="minorEastAsia" w:hAnsiTheme="minorEastAsia" w:hint="eastAsia"/>
          </w:rPr>
          <w:delText>２</w:delText>
        </w:r>
      </w:del>
      <w:r w:rsidRPr="00645EAB">
        <w:rPr>
          <w:rFonts w:asciiTheme="minorEastAsia" w:eastAsiaTheme="minorEastAsia" w:hAnsiTheme="minorEastAsia" w:hint="eastAsia"/>
        </w:rPr>
        <w:t>条　事業所は、利用者の依頼を受けて、当該利用者が同一の月に指定障害福祉サービス及び施設障害福祉サービス（以下「指定障害福祉サービス等」という。）を受けたときは、当該同一の月に受けた指定障害福祉サービス等につき、法第29条第3項第2号に掲げる額の合計額を算定するものとする。この場合において、利用者負担額等合計額が、</w:t>
      </w:r>
      <w:r w:rsidRPr="00645EAB">
        <w:rPr>
          <w:rFonts w:asciiTheme="minorEastAsia" w:eastAsiaTheme="minorEastAsia" w:hAnsiTheme="minorEastAsia" w:hint="eastAsia"/>
        </w:rPr>
        <w:lastRenderedPageBreak/>
        <w:t>令第17条第1項に規定する負担上限月額、又は令第43条の6第1項に規定する高額障害福祉サービス等給付費算定基準額を超えるときは、指定障害福祉サービス等の状況を確認の上、利用者負担額等合計額を市町村に報告するとともに、利用者及び指定障害福祉サービス等を提供した指定障害福祉サービス事業者及び指定障害者支援施設に通知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（通常の事業の実施地域）</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27" w:author="user" w:date="2015-02-24T08:29:00Z">
        <w:r w:rsidRPr="00645EAB" w:rsidDel="00EC3901">
          <w:rPr>
            <w:rFonts w:asciiTheme="minorEastAsia" w:eastAsiaTheme="minorEastAsia" w:hAnsiTheme="minorEastAsia" w:hint="eastAsia"/>
          </w:rPr>
          <w:delText>３</w:delText>
        </w:r>
      </w:del>
      <w:ins w:id="28" w:author="user" w:date="2015-02-24T08:29:00Z">
        <w:r w:rsidR="00EC3901">
          <w:rPr>
            <w:rFonts w:asciiTheme="minorEastAsia" w:eastAsiaTheme="minorEastAsia" w:hAnsiTheme="minorEastAsia" w:hint="eastAsia"/>
          </w:rPr>
          <w:t>４</w:t>
        </w:r>
      </w:ins>
      <w:r w:rsidRPr="00645EAB">
        <w:rPr>
          <w:rFonts w:asciiTheme="minorEastAsia" w:eastAsiaTheme="minorEastAsia" w:hAnsiTheme="minorEastAsia" w:hint="eastAsia"/>
        </w:rPr>
        <w:t>条　通常の事業の実施地域は、</w:t>
      </w:r>
      <w:r w:rsidR="00DD40F7" w:rsidRPr="00645EAB">
        <w:rPr>
          <w:rFonts w:asciiTheme="minorEastAsia" w:eastAsiaTheme="minorEastAsia" w:hAnsiTheme="minorEastAsia" w:hint="eastAsia"/>
        </w:rPr>
        <w:t>尾道</w:t>
      </w:r>
      <w:r w:rsidRPr="00645EAB">
        <w:rPr>
          <w:rFonts w:asciiTheme="minorEastAsia" w:eastAsiaTheme="minorEastAsia" w:hAnsiTheme="minorEastAsia" w:hint="eastAsia"/>
        </w:rPr>
        <w:t>市の全域とする。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（緊急時及び事故発生時等における対応方法）</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ins w:id="29" w:author="user" w:date="2015-02-24T08:29:00Z">
        <w:r w:rsidR="00EC3901">
          <w:rPr>
            <w:rFonts w:asciiTheme="minorEastAsia" w:eastAsiaTheme="minorEastAsia" w:hAnsiTheme="minorEastAsia" w:hint="eastAsia"/>
          </w:rPr>
          <w:t>５</w:t>
        </w:r>
      </w:ins>
      <w:del w:id="30" w:author="user" w:date="2015-02-24T08:29:00Z">
        <w:r w:rsidRPr="00645EAB" w:rsidDel="00EC3901">
          <w:rPr>
            <w:rFonts w:asciiTheme="minorEastAsia" w:eastAsiaTheme="minorEastAsia" w:hAnsiTheme="minorEastAsia" w:hint="eastAsia"/>
          </w:rPr>
          <w:delText>４</w:delText>
        </w:r>
      </w:del>
      <w:r w:rsidRPr="00645EAB">
        <w:rPr>
          <w:rFonts w:asciiTheme="minorEastAsia" w:eastAsiaTheme="minorEastAsia" w:hAnsiTheme="minorEastAsia" w:hint="eastAsia"/>
        </w:rPr>
        <w:t>条　現に指定就労継続支援Ｂ型の提供を行っているときに利用者に病状の急変が生じた場合その他必要な場合は、速やかに利用者の主治医への連絡を行う等の必要な措置を講ずるとともに、管理者</w:t>
      </w:r>
      <w:r w:rsidR="00780028" w:rsidRPr="00645EAB">
        <w:rPr>
          <w:rFonts w:asciiTheme="minorEastAsia" w:eastAsiaTheme="minorEastAsia" w:hAnsiTheme="minorEastAsia" w:hint="eastAsia"/>
        </w:rPr>
        <w:t>の指示のもと県及び市町村、当該利用者の家族</w:t>
      </w:r>
      <w:r w:rsidRPr="00645EAB">
        <w:rPr>
          <w:rFonts w:asciiTheme="minorEastAsia" w:eastAsiaTheme="minorEastAsia" w:hAnsiTheme="minorEastAsia" w:hint="eastAsia"/>
        </w:rPr>
        <w:t>に報告するものとする。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主治医への連絡等が困難な場合には、医療機関への連絡を行う等の必要な措置を講ずるものとする。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指定就労継続支援Ｂ型の提供により事故が発生したときは、直ちに利用者に係る障害福祉サービス事業者等に連絡するとともに、必要な措置を講じるものとする。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指定就労継続支援Ｂ型の提供により賠償すべき事故が発生したときは、速やかに損害を賠償するものとする。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（非常災害対策）</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31" w:author="user" w:date="2015-02-24T08:29:00Z">
        <w:r w:rsidRPr="00645EAB" w:rsidDel="00EC3901">
          <w:rPr>
            <w:rFonts w:asciiTheme="minorEastAsia" w:eastAsiaTheme="minorEastAsia" w:hAnsiTheme="minorEastAsia" w:hint="eastAsia"/>
          </w:rPr>
          <w:delText>５</w:delText>
        </w:r>
      </w:del>
      <w:ins w:id="32" w:author="user" w:date="2015-02-24T08:29:00Z">
        <w:r w:rsidR="00EC3901">
          <w:rPr>
            <w:rFonts w:asciiTheme="minorEastAsia" w:eastAsiaTheme="minorEastAsia" w:hAnsiTheme="minorEastAsia" w:hint="eastAsia"/>
          </w:rPr>
          <w:t>６</w:t>
        </w:r>
      </w:ins>
      <w:r w:rsidRPr="00645EAB">
        <w:rPr>
          <w:rFonts w:asciiTheme="minorEastAsia" w:eastAsiaTheme="minorEastAsia" w:hAnsiTheme="minorEastAsia" w:hint="eastAsia"/>
        </w:rPr>
        <w:t>条　事業所は、</w:t>
      </w:r>
      <w:r w:rsidR="00780028" w:rsidRPr="00645EAB">
        <w:rPr>
          <w:rFonts w:asciiTheme="minorEastAsia" w:eastAsiaTheme="minorEastAsia" w:hAnsiTheme="minorEastAsia" w:hint="eastAsia"/>
        </w:rPr>
        <w:t>以下のように</w:t>
      </w:r>
      <w:r w:rsidRPr="00645EAB">
        <w:rPr>
          <w:rFonts w:asciiTheme="minorEastAsia" w:eastAsiaTheme="minorEastAsia" w:hAnsiTheme="minorEastAsia" w:hint="eastAsia"/>
        </w:rPr>
        <w:t>非常災害に関する具体的計画を立て、非常災害時の関係機関への通報及び連絡体制を整備し、それらを定期的に従業者に周知するとともに、定期的に避難、救出その他必要な訓練を行うものとする。</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１）非常災害が発生した場合における利用者の安全の確保のための体制、避難の方法等を定めた計画（以下「事業所防災計画」という。）を策定し、当該指定就労継続支援B型事業所の見やすい場所に掲示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２）事業所防災計画に基づき、非常災害時の関係機関への通報及び関係機関との連携の体制並びに利用者を円滑に避難誘導するための体制を整備し、定期的に、これらの体制について従業者及び利用者に周知するとともに、避難、救出等の必要な訓練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（３）（２）の訓練の結果に基づき、事業所防災計画の検証を行うとともに、必要に応じて事業所防災計画の見直しを行う。</w:t>
      </w:r>
    </w:p>
    <w:p w:rsidR="00780028" w:rsidRPr="00645EAB" w:rsidRDefault="00780028" w:rsidP="00780028">
      <w:pPr>
        <w:ind w:leftChars="100" w:left="840" w:hangingChars="300" w:hanging="630"/>
        <w:rPr>
          <w:rFonts w:asciiTheme="minorEastAsia" w:eastAsiaTheme="minorEastAsia" w:hAnsiTheme="minorEastAsia"/>
        </w:rPr>
      </w:pPr>
      <w:r w:rsidRPr="00645EAB">
        <w:rPr>
          <w:rFonts w:asciiTheme="minorEastAsia" w:eastAsiaTheme="minorEastAsia" w:hAnsiTheme="minorEastAsia" w:hint="eastAsia"/>
        </w:rPr>
        <w:t>（４）非常災害が発生した場合に従業者及び利用者が当面の避難生活をすることができるよう、必要な食糧、飲料水、医薬品その他の生活物資の備蓄に努める。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（苦情解決）</w:t>
      </w:r>
    </w:p>
    <w:p w:rsidR="00854B6B" w:rsidRPr="00645EAB" w:rsidRDefault="00171E5A"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33" w:author="user" w:date="2015-02-24T08:29:00Z">
        <w:r w:rsidRPr="00645EAB" w:rsidDel="00EC3901">
          <w:rPr>
            <w:rFonts w:asciiTheme="minorEastAsia" w:eastAsiaTheme="minorEastAsia" w:hAnsiTheme="minorEastAsia" w:hint="eastAsia"/>
          </w:rPr>
          <w:delText>６</w:delText>
        </w:r>
      </w:del>
      <w:ins w:id="34" w:author="user" w:date="2015-02-24T08:29:00Z">
        <w:r w:rsidR="00EC3901">
          <w:rPr>
            <w:rFonts w:asciiTheme="minorEastAsia" w:eastAsiaTheme="minorEastAsia" w:hAnsiTheme="minorEastAsia" w:hint="eastAsia"/>
          </w:rPr>
          <w:t>７</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提供した指定就労継続支援（Ｂ型）に関する利用者又はその家族からの苦情に迅速かつ適切に対応するために、苦情を受け付けるための窓口を設置するものとする。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提供した指定就労継続支援（Ｂ型）に関し、法第１０条第１項の規定により市町村が行う報告若しくは文書その他の物件の提出若しくは提示の命令又は当該職員からの質問若しくは指定就労継続支援（Ｂ型）事業所の設備若しくは帳簿書類その他の物件の検査に応じ、及び利用者又はその家族からの苦情に関して市町村が行う調査に協力するとともに、市町村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提供した指定就労継続支援（Ｂ型）に関し、法第１１条第２項の規定により都道府県が行う報告若しくは指定就労継続支援（Ｂ型）の提供の記録、帳簿書類その他の物件の提出若しくは提示の命令又は当該職員からの質問に応じ、及び利用者又はその家族からの苦情に関して都道府県が行う調査に協力するとともに、都道府県から指導又は助言を受けた場合は、当該指導又は助言に従って必要な改善を行うものとする。</w:t>
      </w:r>
    </w:p>
    <w:p w:rsidR="00854B6B"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提供した指定就労継続支援（Ｂ型）に関し、法第４８条第１項の規定により都道府県知事又は市町村長が行う報告若しくは帳簿書類その他の物件の提出若しくは提示の命令又は当該職員からの質問若しくは指定就労継続支援（Ｂ型）事業所の設備若しくは帳簿書類その他の物件の検査に応じ、及び利用者又はその家族からの苦情に関して都道府県知事又は市町村長が行う調査に協力するとともに、都道府県知事又は市町村長から指導又は助言を受けた場合は、当該指導又は助言に従って必要な改善を行うものとする。</w:t>
      </w:r>
    </w:p>
    <w:p w:rsidR="00171E5A" w:rsidRPr="00645EAB" w:rsidRDefault="00854B6B" w:rsidP="00854B6B">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５ 社会福祉法第８３条に規定する運営適正化委員会が同法第８５条の規定により行う調査又はあっせんにできる限り協力するものとする。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（個人情報の保護）</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第１</w:t>
      </w:r>
      <w:del w:id="35" w:author="user" w:date="2015-02-24T08:30:00Z">
        <w:r w:rsidRPr="00645EAB" w:rsidDel="00EC3901">
          <w:rPr>
            <w:rFonts w:asciiTheme="minorEastAsia" w:eastAsiaTheme="minorEastAsia" w:hAnsiTheme="minorEastAsia" w:hint="eastAsia"/>
          </w:rPr>
          <w:delText>７</w:delText>
        </w:r>
      </w:del>
      <w:ins w:id="36" w:author="user" w:date="2015-02-24T08:30:00Z">
        <w:r w:rsidR="00EC3901">
          <w:rPr>
            <w:rFonts w:asciiTheme="minorEastAsia" w:eastAsiaTheme="minorEastAsia" w:hAnsiTheme="minorEastAsia" w:hint="eastAsia"/>
          </w:rPr>
          <w:t>８</w:t>
        </w:r>
      </w:ins>
      <w:r w:rsidRPr="00645EAB">
        <w:rPr>
          <w:rFonts w:asciiTheme="minorEastAsia" w:eastAsiaTheme="minorEastAsia" w:hAnsiTheme="minorEastAsia" w:hint="eastAsia"/>
        </w:rPr>
        <w:t>条　事業所は、その業務上知り得た利用者等の個人情報については、個人情報の保護に関する法律（</w:t>
      </w:r>
      <w:r w:rsidRPr="00645EAB">
        <w:rPr>
          <w:rFonts w:asciiTheme="minorEastAsia" w:eastAsiaTheme="minorEastAsia" w:hAnsiTheme="minorEastAsia"/>
          <w:bCs/>
        </w:rPr>
        <w:t>平成</w:t>
      </w:r>
      <w:r w:rsidRPr="00645EAB">
        <w:rPr>
          <w:rFonts w:asciiTheme="minorEastAsia" w:eastAsiaTheme="minorEastAsia" w:hAnsiTheme="minorEastAsia" w:hint="eastAsia"/>
          <w:bCs/>
        </w:rPr>
        <w:t>15</w:t>
      </w:r>
      <w:r w:rsidRPr="00645EAB">
        <w:rPr>
          <w:rFonts w:asciiTheme="minorEastAsia" w:eastAsiaTheme="minorEastAsia" w:hAnsiTheme="minorEastAsia"/>
          <w:bCs/>
        </w:rPr>
        <w:t>年法律第</w:t>
      </w:r>
      <w:r w:rsidRPr="00645EAB">
        <w:rPr>
          <w:rFonts w:asciiTheme="minorEastAsia" w:eastAsiaTheme="minorEastAsia" w:hAnsiTheme="minorEastAsia" w:hint="eastAsia"/>
          <w:bCs/>
        </w:rPr>
        <w:t>57</w:t>
      </w:r>
      <w:r w:rsidRPr="00645EAB">
        <w:rPr>
          <w:rFonts w:asciiTheme="minorEastAsia" w:eastAsiaTheme="minorEastAsia" w:hAnsiTheme="minorEastAsia"/>
          <w:bCs/>
        </w:rPr>
        <w:t>号</w:t>
      </w:r>
      <w:r w:rsidRPr="00645EAB">
        <w:rPr>
          <w:rFonts w:asciiTheme="minorEastAsia" w:eastAsiaTheme="minorEastAsia" w:hAnsiTheme="minorEastAsia" w:hint="eastAsia"/>
          <w:bCs/>
        </w:rPr>
        <w:t>）その他関係法令等を遵守し、適正に取り扱うものとする</w:t>
      </w:r>
      <w:r w:rsidRPr="00645EAB">
        <w:rPr>
          <w:rFonts w:asciiTheme="minorEastAsia" w:eastAsiaTheme="minorEastAsia" w:hAnsiTheme="minorEastAsia" w:hint="eastAsia"/>
        </w:rPr>
        <w:t>。</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職員は、その業務上知り得た利用者等の秘密を保持するものとする。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職員であった者に、業務上知り得た利用者等の秘密を保持するため、職員でなくなった後においてもこれらの秘密を保持するべき旨を、職員との雇用契約の内容とする。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事業所は他の障害福祉サービス事業者等に対して、利用者等に関する情報を提供する際は、あらかじめ文書により利用者等の同意を得るものとする。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（虐待防止に関する事項）</w:t>
      </w:r>
    </w:p>
    <w:p w:rsidR="00171E5A" w:rsidRPr="00645EAB" w:rsidRDefault="00171E5A" w:rsidP="00854B6B">
      <w:pPr>
        <w:ind w:left="210" w:hangingChars="100" w:hanging="210"/>
        <w:rPr>
          <w:rFonts w:asciiTheme="minorEastAsia" w:eastAsiaTheme="minorEastAsia" w:hAnsiTheme="minorEastAsia"/>
          <w:color w:val="FF0000"/>
        </w:rPr>
      </w:pPr>
      <w:r w:rsidRPr="00645EAB">
        <w:rPr>
          <w:rFonts w:asciiTheme="minorEastAsia" w:eastAsiaTheme="minorEastAsia" w:hAnsiTheme="minorEastAsia" w:hint="eastAsia"/>
        </w:rPr>
        <w:t>第１</w:t>
      </w:r>
      <w:del w:id="37" w:author="user" w:date="2015-02-24T08:30:00Z">
        <w:r w:rsidRPr="00645EAB" w:rsidDel="00EC3901">
          <w:rPr>
            <w:rFonts w:asciiTheme="minorEastAsia" w:eastAsiaTheme="minorEastAsia" w:hAnsiTheme="minorEastAsia" w:hint="eastAsia"/>
          </w:rPr>
          <w:delText>８</w:delText>
        </w:r>
      </w:del>
      <w:ins w:id="38" w:author="user" w:date="2015-02-24T08:30:00Z">
        <w:r w:rsidR="00EC3901">
          <w:rPr>
            <w:rFonts w:asciiTheme="minorEastAsia" w:eastAsiaTheme="minorEastAsia" w:hAnsiTheme="minorEastAsia" w:hint="eastAsia"/>
          </w:rPr>
          <w:t>９</w:t>
        </w:r>
      </w:ins>
      <w:r w:rsidRPr="00645EAB">
        <w:rPr>
          <w:rFonts w:asciiTheme="minorEastAsia" w:eastAsiaTheme="minorEastAsia" w:hAnsiTheme="minorEastAsia" w:hint="eastAsia"/>
        </w:rPr>
        <w:t xml:space="preserve">条　</w:t>
      </w:r>
      <w:r w:rsidR="00854B6B" w:rsidRPr="00645EAB">
        <w:rPr>
          <w:rFonts w:asciiTheme="minorEastAsia" w:eastAsiaTheme="minorEastAsia" w:hAnsiTheme="minorEastAsia" w:hint="eastAsia"/>
        </w:rPr>
        <w:t>利用者の人権の擁護、虐待の防止等のため、責任者を設置する等必要な体制の</w:t>
      </w:r>
      <w:r w:rsidR="00854B6B" w:rsidRPr="00645EAB">
        <w:rPr>
          <w:rFonts w:asciiTheme="minorEastAsia" w:eastAsiaTheme="minorEastAsia" w:hAnsiTheme="minorEastAsia" w:hint="eastAsia"/>
        </w:rPr>
        <w:lastRenderedPageBreak/>
        <w:t>整備を行なうとともに、従業者に対し、研修を実施する等の措置を講ずるものとする。</w:t>
      </w:r>
    </w:p>
    <w:p w:rsidR="00171E5A" w:rsidRPr="00645EAB" w:rsidRDefault="00171E5A" w:rsidP="00171E5A">
      <w:pPr>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（その他運営に関する重要事項）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第</w:t>
      </w:r>
      <w:del w:id="39" w:author="user" w:date="2015-02-24T08:30:00Z">
        <w:r w:rsidRPr="00645EAB" w:rsidDel="00EC3901">
          <w:rPr>
            <w:rFonts w:asciiTheme="minorEastAsia" w:eastAsiaTheme="minorEastAsia" w:hAnsiTheme="minorEastAsia" w:hint="eastAsia"/>
          </w:rPr>
          <w:delText>１９</w:delText>
        </w:r>
      </w:del>
      <w:ins w:id="40" w:author="user" w:date="2015-02-24T08:30:00Z">
        <w:r w:rsidR="00EC3901">
          <w:rPr>
            <w:rFonts w:asciiTheme="minorEastAsia" w:eastAsiaTheme="minorEastAsia" w:hAnsiTheme="minorEastAsia" w:hint="eastAsia"/>
          </w:rPr>
          <w:t>２０</w:t>
        </w:r>
      </w:ins>
      <w:r w:rsidRPr="00645EAB">
        <w:rPr>
          <w:rFonts w:asciiTheme="minorEastAsia" w:eastAsiaTheme="minorEastAsia" w:hAnsiTheme="minorEastAsia" w:hint="eastAsia"/>
        </w:rPr>
        <w:t>条　事業所は、職員の資質の向上のために研修の機会を次のとおり設けるものとし、また、業務の執行体制についても検証、整備するものとする。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（１）採用時研修　採用後６カ月以内</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（２）継続研修　年１回</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２　事業所は、職員、設備、備品及び会計に関する諸記録を整備するものとする。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３　事業所は、利用者に対する指定就労継続支援Ｂ型の提供に関する諸記録を整備し、当該指定就労継続支援Ｂ型を提供した日から５年間保存するものとする。</w:t>
      </w: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４　事業所は、指定就労継続支援Ｂ型の利用について市町村又は相談支援事業を行う者が行う連絡調整に、できる限り協力するものとする。</w:t>
      </w:r>
    </w:p>
    <w:p w:rsidR="00171E5A" w:rsidRPr="00645EAB" w:rsidRDefault="00171E5A" w:rsidP="00171E5A">
      <w:pPr>
        <w:ind w:left="210" w:hangingChars="100" w:hanging="210"/>
        <w:rPr>
          <w:rFonts w:asciiTheme="minorEastAsia" w:eastAsiaTheme="minorEastAsia" w:hAnsiTheme="minorEastAsia"/>
          <w:i/>
        </w:rPr>
      </w:pPr>
      <w:r w:rsidRPr="00645EAB">
        <w:rPr>
          <w:rFonts w:asciiTheme="minorEastAsia" w:eastAsiaTheme="minorEastAsia" w:hAnsiTheme="minorEastAsia" w:hint="eastAsia"/>
        </w:rPr>
        <w:t>５　この規程に定める事項のほか、運営に関する重要事項は</w:t>
      </w:r>
      <w:r w:rsidR="00645EAB">
        <w:rPr>
          <w:rFonts w:asciiTheme="minorEastAsia" w:eastAsiaTheme="minorEastAsia" w:hAnsiTheme="minorEastAsia" w:hint="eastAsia"/>
        </w:rPr>
        <w:t>一般</w:t>
      </w:r>
      <w:r w:rsidR="005042CD">
        <w:rPr>
          <w:rFonts w:asciiTheme="minorEastAsia" w:eastAsiaTheme="minorEastAsia" w:hAnsiTheme="minorEastAsia" w:hint="eastAsia"/>
        </w:rPr>
        <w:t>社団</w:t>
      </w:r>
      <w:r w:rsidR="00645EAB">
        <w:rPr>
          <w:rFonts w:asciiTheme="minorEastAsia" w:eastAsiaTheme="minorEastAsia" w:hAnsiTheme="minorEastAsia" w:hint="eastAsia"/>
        </w:rPr>
        <w:t>法人チャレンジド尾道</w:t>
      </w:r>
      <w:r w:rsidRPr="00645EAB">
        <w:rPr>
          <w:rFonts w:asciiTheme="minorEastAsia" w:eastAsiaTheme="minorEastAsia" w:hAnsiTheme="minorEastAsia" w:hint="eastAsia"/>
        </w:rPr>
        <w:t>と事業所の管理者との協議に基づいて定めるものとする。</w:t>
      </w:r>
    </w:p>
    <w:p w:rsidR="00171E5A" w:rsidRPr="00645EAB" w:rsidRDefault="00171E5A" w:rsidP="00171E5A">
      <w:pPr>
        <w:ind w:left="210" w:hangingChars="100" w:hanging="210"/>
        <w:rPr>
          <w:rFonts w:asciiTheme="minorEastAsia" w:eastAsiaTheme="minorEastAsia" w:hAnsiTheme="minorEastAsia"/>
        </w:rPr>
      </w:pPr>
    </w:p>
    <w:p w:rsidR="00171E5A" w:rsidRPr="00645EAB" w:rsidRDefault="00171E5A" w:rsidP="00171E5A">
      <w:pPr>
        <w:ind w:left="210" w:hangingChars="100" w:hanging="210"/>
        <w:rPr>
          <w:rFonts w:asciiTheme="minorEastAsia" w:eastAsiaTheme="minorEastAsia" w:hAnsiTheme="minorEastAsia"/>
        </w:rPr>
      </w:pPr>
      <w:r w:rsidRPr="00645EAB">
        <w:rPr>
          <w:rFonts w:asciiTheme="minorEastAsia" w:eastAsiaTheme="minorEastAsia" w:hAnsiTheme="minorEastAsia" w:hint="eastAsia"/>
        </w:rPr>
        <w:t>附　則</w:t>
      </w:r>
    </w:p>
    <w:p w:rsidR="00524BD3" w:rsidRDefault="00A01A95" w:rsidP="00171E5A">
      <w:pPr>
        <w:rPr>
          <w:ins w:id="41" w:author="user" w:date="2015-02-24T08:26:00Z"/>
          <w:rFonts w:asciiTheme="minorEastAsia" w:eastAsiaTheme="minorEastAsia" w:hAnsiTheme="minorEastAsia"/>
        </w:rPr>
      </w:pPr>
      <w:r>
        <w:rPr>
          <w:rFonts w:asciiTheme="minorEastAsia" w:eastAsiaTheme="minorEastAsia" w:hAnsiTheme="minorEastAsia" w:hint="eastAsia"/>
        </w:rPr>
        <w:t>この規程は、平成２７</w:t>
      </w:r>
      <w:r w:rsidR="004C7EB0" w:rsidRPr="00645EAB">
        <w:rPr>
          <w:rFonts w:asciiTheme="minorEastAsia" w:eastAsiaTheme="minorEastAsia" w:hAnsiTheme="minorEastAsia" w:hint="eastAsia"/>
        </w:rPr>
        <w:t>年</w:t>
      </w:r>
      <w:r w:rsidR="0053179B">
        <w:rPr>
          <w:rFonts w:asciiTheme="minorEastAsia" w:eastAsiaTheme="minorEastAsia" w:hAnsiTheme="minorEastAsia" w:hint="eastAsia"/>
        </w:rPr>
        <w:t>２</w:t>
      </w:r>
      <w:r w:rsidR="00171E5A" w:rsidRPr="00645EAB">
        <w:rPr>
          <w:rFonts w:asciiTheme="minorEastAsia" w:eastAsiaTheme="minorEastAsia" w:hAnsiTheme="minorEastAsia" w:hint="eastAsia"/>
        </w:rPr>
        <w:t>月</w:t>
      </w:r>
      <w:r w:rsidR="00645EAB">
        <w:rPr>
          <w:rFonts w:asciiTheme="minorEastAsia" w:eastAsiaTheme="minorEastAsia" w:hAnsiTheme="minorEastAsia" w:hint="eastAsia"/>
        </w:rPr>
        <w:t>１</w:t>
      </w:r>
      <w:r w:rsidR="00171E5A" w:rsidRPr="00645EAB">
        <w:rPr>
          <w:rFonts w:asciiTheme="minorEastAsia" w:eastAsiaTheme="minorEastAsia" w:hAnsiTheme="minorEastAsia" w:hint="eastAsia"/>
        </w:rPr>
        <w:t>日から施行する。</w:t>
      </w:r>
    </w:p>
    <w:p w:rsidR="007A3F9E" w:rsidRPr="00645EAB" w:rsidRDefault="007A3F9E" w:rsidP="00171E5A">
      <w:pPr>
        <w:rPr>
          <w:rFonts w:asciiTheme="minorEastAsia" w:eastAsiaTheme="minorEastAsia" w:hAnsiTheme="minorEastAsia" w:hint="eastAsia"/>
        </w:rPr>
      </w:pPr>
      <w:ins w:id="42" w:author="user" w:date="2015-02-24T08:26:00Z">
        <w:r>
          <w:rPr>
            <w:rFonts w:asciiTheme="minorEastAsia" w:eastAsiaTheme="minorEastAsia" w:hAnsiTheme="minorEastAsia" w:hint="eastAsia"/>
          </w:rPr>
          <w:t>この規程は、改正は平成２７年３月１日から</w:t>
        </w:r>
      </w:ins>
      <w:ins w:id="43" w:author="user" w:date="2015-02-24T08:27:00Z">
        <w:r>
          <w:rPr>
            <w:rFonts w:asciiTheme="minorEastAsia" w:eastAsiaTheme="minorEastAsia" w:hAnsiTheme="minorEastAsia" w:hint="eastAsia"/>
          </w:rPr>
          <w:t>運用する。</w:t>
        </w:r>
      </w:ins>
    </w:p>
    <w:sectPr w:rsidR="007A3F9E" w:rsidRPr="00645EAB">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67315" w:rsidRDefault="00C67315" w:rsidP="00C54FEC">
      <w:r>
        <w:separator/>
      </w:r>
    </w:p>
  </w:endnote>
  <w:endnote w:type="continuationSeparator" w:id="0">
    <w:p w:rsidR="00C67315" w:rsidRDefault="00C67315" w:rsidP="00C54F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67315" w:rsidRDefault="00C67315" w:rsidP="00C54FEC">
      <w:r>
        <w:separator/>
      </w:r>
    </w:p>
  </w:footnote>
  <w:footnote w:type="continuationSeparator" w:id="0">
    <w:p w:rsidR="00C67315" w:rsidRDefault="00C67315" w:rsidP="00C54FEC">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er">
    <w15:presenceInfo w15:providerId="None" w15:userId="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trackRevisions/>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1E5A"/>
    <w:rsid w:val="00052E3E"/>
    <w:rsid w:val="000D074F"/>
    <w:rsid w:val="0014785B"/>
    <w:rsid w:val="0015292C"/>
    <w:rsid w:val="001605D9"/>
    <w:rsid w:val="00171E5A"/>
    <w:rsid w:val="001E18BF"/>
    <w:rsid w:val="002B2C01"/>
    <w:rsid w:val="002F47DD"/>
    <w:rsid w:val="00326BE5"/>
    <w:rsid w:val="00455659"/>
    <w:rsid w:val="0045698A"/>
    <w:rsid w:val="004C7EB0"/>
    <w:rsid w:val="005042CD"/>
    <w:rsid w:val="00524BD3"/>
    <w:rsid w:val="0053179B"/>
    <w:rsid w:val="005B7D23"/>
    <w:rsid w:val="0060339D"/>
    <w:rsid w:val="0060350A"/>
    <w:rsid w:val="00645EAB"/>
    <w:rsid w:val="00693DB2"/>
    <w:rsid w:val="006A7929"/>
    <w:rsid w:val="00751AAA"/>
    <w:rsid w:val="00780028"/>
    <w:rsid w:val="007A3F9E"/>
    <w:rsid w:val="00824DE1"/>
    <w:rsid w:val="00854B6B"/>
    <w:rsid w:val="00863B4F"/>
    <w:rsid w:val="00884812"/>
    <w:rsid w:val="008953EC"/>
    <w:rsid w:val="008F6A13"/>
    <w:rsid w:val="0090176F"/>
    <w:rsid w:val="00903C99"/>
    <w:rsid w:val="009D6C10"/>
    <w:rsid w:val="00A01A95"/>
    <w:rsid w:val="00AE3B90"/>
    <w:rsid w:val="00B74D9B"/>
    <w:rsid w:val="00C54FEC"/>
    <w:rsid w:val="00C6224C"/>
    <w:rsid w:val="00C67315"/>
    <w:rsid w:val="00C77AF7"/>
    <w:rsid w:val="00CC3110"/>
    <w:rsid w:val="00D77401"/>
    <w:rsid w:val="00D839BB"/>
    <w:rsid w:val="00DD40F7"/>
    <w:rsid w:val="00EB6BAB"/>
    <w:rsid w:val="00EC3901"/>
    <w:rsid w:val="00F30EB9"/>
    <w:rsid w:val="00F3441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5:docId w15:val="{C67E4DEB-D08C-44F7-898B-69B385C7F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171E5A"/>
    <w:pPr>
      <w:widowControl w:val="0"/>
      <w:jc w:val="both"/>
    </w:pPr>
    <w:rPr>
      <w:rFonts w:ascii="Century" w:eastAsia="ＭＳ 明朝" w:hAnsi="Century"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C54FEC"/>
    <w:pPr>
      <w:tabs>
        <w:tab w:val="center" w:pos="4252"/>
        <w:tab w:val="right" w:pos="8504"/>
      </w:tabs>
      <w:snapToGrid w:val="0"/>
    </w:pPr>
  </w:style>
  <w:style w:type="character" w:customStyle="1" w:styleId="a4">
    <w:name w:val="ヘッダー (文字)"/>
    <w:basedOn w:val="a0"/>
    <w:link w:val="a3"/>
    <w:uiPriority w:val="99"/>
    <w:rsid w:val="00C54FEC"/>
    <w:rPr>
      <w:rFonts w:ascii="Century" w:eastAsia="ＭＳ 明朝" w:hAnsi="Century" w:cs="Times New Roman"/>
      <w:szCs w:val="24"/>
    </w:rPr>
  </w:style>
  <w:style w:type="paragraph" w:styleId="a5">
    <w:name w:val="footer"/>
    <w:basedOn w:val="a"/>
    <w:link w:val="a6"/>
    <w:uiPriority w:val="99"/>
    <w:unhideWhenUsed/>
    <w:rsid w:val="00C54FEC"/>
    <w:pPr>
      <w:tabs>
        <w:tab w:val="center" w:pos="4252"/>
        <w:tab w:val="right" w:pos="8504"/>
      </w:tabs>
      <w:snapToGrid w:val="0"/>
    </w:pPr>
  </w:style>
  <w:style w:type="character" w:customStyle="1" w:styleId="a6">
    <w:name w:val="フッター (文字)"/>
    <w:basedOn w:val="a0"/>
    <w:link w:val="a5"/>
    <w:uiPriority w:val="99"/>
    <w:rsid w:val="00C54FEC"/>
    <w:rPr>
      <w:rFonts w:ascii="Century" w:eastAsia="ＭＳ 明朝" w:hAnsi="Century" w:cs="Times New Roman"/>
      <w:szCs w:val="24"/>
    </w:rPr>
  </w:style>
  <w:style w:type="paragraph" w:styleId="a7">
    <w:name w:val="Balloon Text"/>
    <w:basedOn w:val="a"/>
    <w:link w:val="a8"/>
    <w:uiPriority w:val="99"/>
    <w:semiHidden/>
    <w:unhideWhenUsed/>
    <w:rsid w:val="000D074F"/>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0D074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862339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949</Words>
  <Characters>5410</Characters>
  <Application>Microsoft Office Word</Application>
  <DocSecurity>0</DocSecurity>
  <Lines>45</Lines>
  <Paragraphs>12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31702</dc:creator>
  <cp:lastModifiedBy>user</cp:lastModifiedBy>
  <cp:revision>2</cp:revision>
  <cp:lastPrinted>2014-11-29T04:03:00Z</cp:lastPrinted>
  <dcterms:created xsi:type="dcterms:W3CDTF">2015-02-23T23:50:00Z</dcterms:created>
  <dcterms:modified xsi:type="dcterms:W3CDTF">2015-02-23T23:50:00Z</dcterms:modified>
</cp:coreProperties>
</file>