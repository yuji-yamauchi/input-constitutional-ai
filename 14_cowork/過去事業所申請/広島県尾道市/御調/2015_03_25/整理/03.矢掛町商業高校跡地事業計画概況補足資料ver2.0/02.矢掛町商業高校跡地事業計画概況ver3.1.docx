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86567" w:rsidRDefault="00586567" w:rsidP="00586567">
      <w:pPr>
        <w:jc w:val="right"/>
        <w:rPr>
          <w:sz w:val="24"/>
          <w:szCs w:val="24"/>
        </w:rPr>
      </w:pPr>
      <w:r>
        <w:rPr>
          <w:rFonts w:hint="eastAsia"/>
          <w:sz w:val="24"/>
          <w:szCs w:val="24"/>
        </w:rPr>
        <w:t>平成</w:t>
      </w:r>
      <w:r>
        <w:rPr>
          <w:rFonts w:hint="eastAsia"/>
          <w:sz w:val="24"/>
          <w:szCs w:val="24"/>
        </w:rPr>
        <w:t>26</w:t>
      </w:r>
      <w:r>
        <w:rPr>
          <w:rFonts w:hint="eastAsia"/>
          <w:sz w:val="24"/>
          <w:szCs w:val="24"/>
        </w:rPr>
        <w:t>年</w:t>
      </w:r>
      <w:r w:rsidR="00CA0AE3">
        <w:rPr>
          <w:rFonts w:hint="eastAsia"/>
          <w:sz w:val="24"/>
          <w:szCs w:val="24"/>
        </w:rPr>
        <w:t>11</w:t>
      </w:r>
      <w:r>
        <w:rPr>
          <w:rFonts w:hint="eastAsia"/>
          <w:sz w:val="24"/>
          <w:szCs w:val="24"/>
        </w:rPr>
        <w:t>月</w:t>
      </w:r>
      <w:del w:id="0" w:author="作成者">
        <w:r w:rsidR="00CA0AE3" w:rsidDel="00C14AAA">
          <w:rPr>
            <w:rFonts w:hint="eastAsia"/>
            <w:sz w:val="24"/>
            <w:szCs w:val="24"/>
          </w:rPr>
          <w:delText>6</w:delText>
        </w:r>
      </w:del>
      <w:ins w:id="1" w:author="作成者">
        <w:r w:rsidR="00C14AAA">
          <w:rPr>
            <w:rFonts w:hint="eastAsia"/>
            <w:sz w:val="24"/>
            <w:szCs w:val="24"/>
          </w:rPr>
          <w:t>12</w:t>
        </w:r>
      </w:ins>
      <w:bookmarkStart w:id="2" w:name="_GoBack"/>
      <w:bookmarkEnd w:id="2"/>
      <w:r>
        <w:rPr>
          <w:rFonts w:hint="eastAsia"/>
          <w:sz w:val="24"/>
          <w:szCs w:val="24"/>
        </w:rPr>
        <w:t>日</w:t>
      </w:r>
    </w:p>
    <w:p w:rsidR="00444E86" w:rsidRDefault="00444E86" w:rsidP="00444E86">
      <w:pPr>
        <w:jc w:val="left"/>
        <w:rPr>
          <w:sz w:val="24"/>
          <w:szCs w:val="24"/>
        </w:rPr>
      </w:pPr>
      <w:r>
        <w:rPr>
          <w:rFonts w:hint="eastAsia"/>
          <w:sz w:val="24"/>
          <w:szCs w:val="24"/>
        </w:rPr>
        <w:t>矢掛町　御中</w:t>
      </w:r>
    </w:p>
    <w:p w:rsidR="00444E86" w:rsidRDefault="00444E86" w:rsidP="00444E86">
      <w:pPr>
        <w:jc w:val="right"/>
        <w:rPr>
          <w:sz w:val="24"/>
          <w:szCs w:val="24"/>
        </w:rPr>
      </w:pPr>
      <w:r>
        <w:rPr>
          <w:rFonts w:hint="eastAsia"/>
          <w:sz w:val="24"/>
          <w:szCs w:val="24"/>
        </w:rPr>
        <w:t>一般社団法人</w:t>
      </w:r>
      <w:r>
        <w:rPr>
          <w:rFonts w:hint="eastAsia"/>
          <w:sz w:val="24"/>
          <w:szCs w:val="24"/>
        </w:rPr>
        <w:t>BERT INTERNATIONNAL</w:t>
      </w:r>
    </w:p>
    <w:p w:rsidR="00444E86" w:rsidRDefault="000873E9" w:rsidP="00444E86">
      <w:pPr>
        <w:wordWrap w:val="0"/>
        <w:jc w:val="right"/>
        <w:rPr>
          <w:sz w:val="24"/>
          <w:szCs w:val="24"/>
        </w:rPr>
      </w:pPr>
      <w:r w:rsidRPr="00A33C7C">
        <w:rPr>
          <w:rFonts w:hint="eastAsia"/>
          <w:sz w:val="24"/>
          <w:szCs w:val="24"/>
        </w:rPr>
        <w:t>代表理事</w:t>
      </w:r>
      <w:r w:rsidR="00444E86" w:rsidRPr="00A33C7C">
        <w:rPr>
          <w:rFonts w:hint="eastAsia"/>
          <w:sz w:val="24"/>
          <w:szCs w:val="24"/>
        </w:rPr>
        <w:t xml:space="preserve">　片</w:t>
      </w:r>
      <w:r w:rsidR="00444E86">
        <w:rPr>
          <w:rFonts w:hint="eastAsia"/>
          <w:sz w:val="24"/>
          <w:szCs w:val="24"/>
        </w:rPr>
        <w:t>山敬済</w:t>
      </w:r>
    </w:p>
    <w:p w:rsidR="00444E86" w:rsidRDefault="00444E86" w:rsidP="00444E86">
      <w:pPr>
        <w:jc w:val="center"/>
        <w:rPr>
          <w:sz w:val="24"/>
          <w:szCs w:val="24"/>
        </w:rPr>
      </w:pPr>
    </w:p>
    <w:p w:rsidR="00A60D42" w:rsidRDefault="006B5B2A" w:rsidP="00444E86">
      <w:pPr>
        <w:jc w:val="center"/>
        <w:rPr>
          <w:b/>
          <w:sz w:val="28"/>
          <w:szCs w:val="24"/>
        </w:rPr>
      </w:pPr>
      <w:r>
        <w:rPr>
          <w:rFonts w:hint="eastAsia"/>
          <w:b/>
          <w:sz w:val="28"/>
          <w:szCs w:val="24"/>
        </w:rPr>
        <w:t>矢掛商業高等学校</w:t>
      </w:r>
      <w:r w:rsidR="00444E86" w:rsidRPr="00444E86">
        <w:rPr>
          <w:rFonts w:hint="eastAsia"/>
          <w:b/>
          <w:sz w:val="28"/>
          <w:szCs w:val="24"/>
        </w:rPr>
        <w:t>跡地利用事業計画　概要</w:t>
      </w:r>
    </w:p>
    <w:p w:rsidR="00CA0AE3" w:rsidRDefault="00CA0AE3" w:rsidP="00CA0AE3">
      <w:pPr>
        <w:ind w:leftChars="200" w:left="420" w:firstLineChars="100" w:firstLine="240"/>
        <w:jc w:val="left"/>
        <w:rPr>
          <w:sz w:val="24"/>
          <w:szCs w:val="24"/>
        </w:rPr>
      </w:pPr>
      <w:r>
        <w:rPr>
          <w:rFonts w:hint="eastAsia"/>
          <w:sz w:val="24"/>
          <w:szCs w:val="24"/>
        </w:rPr>
        <w:t>本事業は、大規模災害により、個々の人生や地域文化を喪失させないために、全国に防災・減災機能と地域活性化機能を備えた</w:t>
      </w:r>
      <w:r w:rsidR="008E5E96">
        <w:rPr>
          <w:rFonts w:hint="eastAsia"/>
          <w:sz w:val="24"/>
          <w:szCs w:val="24"/>
        </w:rPr>
        <w:t>BERT</w:t>
      </w:r>
      <w:r>
        <w:rPr>
          <w:rFonts w:hint="eastAsia"/>
          <w:sz w:val="24"/>
          <w:szCs w:val="24"/>
        </w:rPr>
        <w:t>拠点</w:t>
      </w:r>
      <w:r>
        <w:rPr>
          <w:rFonts w:hint="eastAsia"/>
          <w:sz w:val="24"/>
          <w:szCs w:val="24"/>
        </w:rPr>
        <w:t>3,000</w:t>
      </w:r>
      <w:r>
        <w:rPr>
          <w:rFonts w:hint="eastAsia"/>
          <w:sz w:val="24"/>
          <w:szCs w:val="24"/>
        </w:rPr>
        <w:t>か所を、立ち上げるという</w:t>
      </w:r>
      <w:r w:rsidR="008E5E96">
        <w:rPr>
          <w:rFonts w:hint="eastAsia"/>
          <w:sz w:val="24"/>
          <w:szCs w:val="24"/>
        </w:rPr>
        <w:t>BERT</w:t>
      </w:r>
      <w:r>
        <w:rPr>
          <w:rFonts w:hint="eastAsia"/>
          <w:sz w:val="24"/>
          <w:szCs w:val="24"/>
        </w:rPr>
        <w:t>構想の指令拠点を、矢掛商業高等学校跡地に構築するものである。</w:t>
      </w:r>
    </w:p>
    <w:p w:rsidR="00E73134" w:rsidRPr="00E73134" w:rsidRDefault="00E73134" w:rsidP="00CA0AE3">
      <w:pPr>
        <w:ind w:leftChars="200" w:left="420" w:firstLineChars="100" w:firstLine="240"/>
        <w:jc w:val="left"/>
        <w:rPr>
          <w:sz w:val="24"/>
          <w:szCs w:val="24"/>
        </w:rPr>
      </w:pPr>
      <w:r w:rsidRPr="00E73134">
        <w:rPr>
          <w:rFonts w:hint="eastAsia"/>
          <w:sz w:val="24"/>
          <w:szCs w:val="24"/>
        </w:rPr>
        <w:t>本事業概要は事業協定締結に当たり、</w:t>
      </w:r>
      <w:r>
        <w:rPr>
          <w:rFonts w:hint="eastAsia"/>
          <w:sz w:val="24"/>
          <w:szCs w:val="24"/>
        </w:rPr>
        <w:t>その判断材料として</w:t>
      </w:r>
      <w:r w:rsidRPr="00E73134">
        <w:rPr>
          <w:rFonts w:hint="eastAsia"/>
          <w:sz w:val="24"/>
          <w:szCs w:val="24"/>
        </w:rPr>
        <w:t>当団体の</w:t>
      </w:r>
      <w:r w:rsidRPr="00E73134">
        <w:rPr>
          <w:rFonts w:hint="eastAsia"/>
          <w:sz w:val="24"/>
          <w:szCs w:val="24"/>
        </w:rPr>
        <w:t>5</w:t>
      </w:r>
      <w:r w:rsidRPr="00E73134">
        <w:rPr>
          <w:rFonts w:hint="eastAsia"/>
          <w:sz w:val="24"/>
          <w:szCs w:val="24"/>
        </w:rPr>
        <w:t>カ年の事業計画</w:t>
      </w:r>
      <w:r>
        <w:rPr>
          <w:rFonts w:hint="eastAsia"/>
          <w:sz w:val="24"/>
          <w:szCs w:val="24"/>
        </w:rPr>
        <w:t>を提示するものであり、改装等の設備費用等含め修正が発生する可能性があるが、大きな修正がある都度計画を修正し報告する。</w:t>
      </w:r>
    </w:p>
    <w:p w:rsidR="00E73134" w:rsidRPr="00CA0AE3" w:rsidRDefault="00E73134" w:rsidP="003272DD">
      <w:pPr>
        <w:ind w:leftChars="200" w:left="420"/>
        <w:jc w:val="left"/>
        <w:rPr>
          <w:sz w:val="24"/>
          <w:szCs w:val="24"/>
        </w:rPr>
      </w:pPr>
    </w:p>
    <w:p w:rsidR="003272DD" w:rsidRDefault="003272DD" w:rsidP="003272DD">
      <w:pPr>
        <w:ind w:leftChars="200" w:left="420"/>
        <w:jc w:val="left"/>
        <w:rPr>
          <w:sz w:val="24"/>
          <w:szCs w:val="24"/>
        </w:rPr>
      </w:pPr>
      <w:r>
        <w:rPr>
          <w:rFonts w:hint="eastAsia"/>
          <w:sz w:val="24"/>
          <w:szCs w:val="24"/>
        </w:rPr>
        <w:t>【目標】</w:t>
      </w:r>
    </w:p>
    <w:p w:rsidR="00444E86" w:rsidRDefault="00444E86" w:rsidP="003272DD">
      <w:pPr>
        <w:ind w:leftChars="200" w:left="420"/>
        <w:jc w:val="left"/>
        <w:rPr>
          <w:sz w:val="24"/>
          <w:szCs w:val="24"/>
        </w:rPr>
      </w:pPr>
      <w:r>
        <w:rPr>
          <w:rFonts w:hint="eastAsia"/>
          <w:sz w:val="24"/>
          <w:szCs w:val="24"/>
        </w:rPr>
        <w:t>本事業は、矢掛町様の持つ地域資源を活用しながら</w:t>
      </w:r>
      <w:r w:rsidR="003272DD">
        <w:rPr>
          <w:rFonts w:hint="eastAsia"/>
          <w:sz w:val="24"/>
          <w:szCs w:val="24"/>
        </w:rPr>
        <w:t>、以下</w:t>
      </w:r>
      <w:r>
        <w:rPr>
          <w:rFonts w:hint="eastAsia"/>
          <w:sz w:val="24"/>
          <w:szCs w:val="24"/>
        </w:rPr>
        <w:t>４つの目標を掲</w:t>
      </w:r>
      <w:r w:rsidR="003272DD">
        <w:rPr>
          <w:rFonts w:hint="eastAsia"/>
          <w:sz w:val="24"/>
          <w:szCs w:val="24"/>
        </w:rPr>
        <w:t xml:space="preserve">　</w:t>
      </w:r>
      <w:r>
        <w:rPr>
          <w:rFonts w:hint="eastAsia"/>
          <w:sz w:val="24"/>
          <w:szCs w:val="24"/>
        </w:rPr>
        <w:t>げ、当初５カ年で計画を立案し</w:t>
      </w:r>
      <w:r w:rsidR="00586567">
        <w:rPr>
          <w:rFonts w:hint="eastAsia"/>
          <w:sz w:val="24"/>
          <w:szCs w:val="24"/>
        </w:rPr>
        <w:t>達成する</w:t>
      </w:r>
      <w:r>
        <w:rPr>
          <w:rFonts w:hint="eastAsia"/>
          <w:sz w:val="24"/>
          <w:szCs w:val="24"/>
        </w:rPr>
        <w:t>ことと</w:t>
      </w:r>
      <w:del w:id="3" w:author="作成者">
        <w:r w:rsidDel="006B62BB">
          <w:rPr>
            <w:rFonts w:hint="eastAsia"/>
            <w:sz w:val="24"/>
            <w:szCs w:val="24"/>
          </w:rPr>
          <w:delText>する。</w:delText>
        </w:r>
      </w:del>
      <w:ins w:id="4" w:author="作成者">
        <w:r w:rsidR="006B62BB">
          <w:rPr>
            <w:rFonts w:hint="eastAsia"/>
            <w:sz w:val="24"/>
            <w:szCs w:val="24"/>
          </w:rPr>
          <w:t>し、原則</w:t>
        </w:r>
        <w:r w:rsidR="006B62BB">
          <w:rPr>
            <w:rFonts w:hint="eastAsia"/>
            <w:sz w:val="24"/>
            <w:szCs w:val="24"/>
          </w:rPr>
          <w:t>5</w:t>
        </w:r>
        <w:r w:rsidR="006B62BB">
          <w:rPr>
            <w:rFonts w:hint="eastAsia"/>
            <w:sz w:val="24"/>
            <w:szCs w:val="24"/>
          </w:rPr>
          <w:t>カ年後も事業継続することを目的とする。</w:t>
        </w:r>
      </w:ins>
    </w:p>
    <w:p w:rsidR="00444E86" w:rsidRPr="00444E86" w:rsidRDefault="00E97F7F" w:rsidP="00444E86">
      <w:pPr>
        <w:pStyle w:val="a3"/>
        <w:numPr>
          <w:ilvl w:val="0"/>
          <w:numId w:val="1"/>
        </w:numPr>
        <w:ind w:leftChars="0"/>
        <w:jc w:val="left"/>
        <w:rPr>
          <w:sz w:val="24"/>
          <w:szCs w:val="24"/>
        </w:rPr>
      </w:pPr>
      <w:r>
        <w:rPr>
          <w:rFonts w:hint="eastAsia"/>
          <w:sz w:val="24"/>
          <w:szCs w:val="24"/>
        </w:rPr>
        <w:t>防災</w:t>
      </w:r>
      <w:ins w:id="5" w:author="作成者">
        <w:r w:rsidR="00F51616">
          <w:rPr>
            <w:rFonts w:hint="eastAsia"/>
            <w:sz w:val="24"/>
            <w:szCs w:val="24"/>
          </w:rPr>
          <w:t>指令</w:t>
        </w:r>
      </w:ins>
      <w:r>
        <w:rPr>
          <w:rFonts w:hint="eastAsia"/>
          <w:sz w:val="24"/>
          <w:szCs w:val="24"/>
        </w:rPr>
        <w:t>拠点を基軸として</w:t>
      </w:r>
      <w:r w:rsidR="00444E86" w:rsidRPr="00444E86">
        <w:rPr>
          <w:rFonts w:hint="eastAsia"/>
          <w:sz w:val="24"/>
          <w:szCs w:val="24"/>
        </w:rPr>
        <w:t>「</w:t>
      </w:r>
      <w:ins w:id="6" w:author="作成者">
        <w:r w:rsidR="00F51616" w:rsidRPr="00444E86">
          <w:rPr>
            <w:rFonts w:hint="eastAsia"/>
            <w:sz w:val="24"/>
            <w:szCs w:val="24"/>
          </w:rPr>
          <w:t>安全</w:t>
        </w:r>
      </w:ins>
      <w:r w:rsidR="00444E86" w:rsidRPr="00444E86">
        <w:rPr>
          <w:rFonts w:hint="eastAsia"/>
          <w:sz w:val="24"/>
          <w:szCs w:val="24"/>
        </w:rPr>
        <w:t>安心</w:t>
      </w:r>
      <w:del w:id="7" w:author="作成者">
        <w:r w:rsidR="00444E86" w:rsidRPr="00444E86" w:rsidDel="00F51616">
          <w:rPr>
            <w:rFonts w:hint="eastAsia"/>
            <w:sz w:val="24"/>
            <w:szCs w:val="24"/>
          </w:rPr>
          <w:delText>安全</w:delText>
        </w:r>
      </w:del>
      <w:r w:rsidR="00444E86" w:rsidRPr="00444E86">
        <w:rPr>
          <w:rFonts w:hint="eastAsia"/>
          <w:sz w:val="24"/>
          <w:szCs w:val="24"/>
        </w:rPr>
        <w:t xml:space="preserve">の町」矢掛町を全国に発信　</w:t>
      </w:r>
    </w:p>
    <w:p w:rsidR="00444E86" w:rsidRPr="00444E86" w:rsidRDefault="00444E86" w:rsidP="00444E86">
      <w:pPr>
        <w:pStyle w:val="a3"/>
        <w:numPr>
          <w:ilvl w:val="0"/>
          <w:numId w:val="1"/>
        </w:numPr>
        <w:ind w:leftChars="0"/>
        <w:jc w:val="left"/>
        <w:rPr>
          <w:sz w:val="24"/>
          <w:szCs w:val="24"/>
        </w:rPr>
      </w:pPr>
      <w:r w:rsidRPr="00444E86">
        <w:rPr>
          <w:rFonts w:hint="eastAsia"/>
          <w:sz w:val="24"/>
          <w:szCs w:val="24"/>
        </w:rPr>
        <w:t>イベント</w:t>
      </w:r>
      <w:del w:id="8" w:author="作成者">
        <w:r w:rsidRPr="00444E86" w:rsidDel="00F51616">
          <w:rPr>
            <w:rFonts w:hint="eastAsia"/>
            <w:sz w:val="24"/>
            <w:szCs w:val="24"/>
          </w:rPr>
          <w:delText>や矢掛宿運営</w:delText>
        </w:r>
      </w:del>
      <w:ins w:id="9" w:author="作成者">
        <w:r w:rsidR="00F51616">
          <w:rPr>
            <w:rFonts w:hint="eastAsia"/>
            <w:sz w:val="24"/>
            <w:szCs w:val="24"/>
          </w:rPr>
          <w:t>等</w:t>
        </w:r>
      </w:ins>
      <w:r w:rsidRPr="00444E86">
        <w:rPr>
          <w:rFonts w:hint="eastAsia"/>
          <w:sz w:val="24"/>
          <w:szCs w:val="24"/>
        </w:rPr>
        <w:t>による交流人口</w:t>
      </w:r>
      <w:r w:rsidR="00CA0AE3">
        <w:rPr>
          <w:rFonts w:hint="eastAsia"/>
          <w:sz w:val="24"/>
          <w:szCs w:val="24"/>
        </w:rPr>
        <w:t>増加</w:t>
      </w:r>
    </w:p>
    <w:p w:rsidR="00444E86" w:rsidRPr="00444E86" w:rsidRDefault="00CA0AE3" w:rsidP="00444E86">
      <w:pPr>
        <w:pStyle w:val="a3"/>
        <w:numPr>
          <w:ilvl w:val="0"/>
          <w:numId w:val="1"/>
        </w:numPr>
        <w:ind w:leftChars="0"/>
        <w:jc w:val="left"/>
        <w:rPr>
          <w:sz w:val="24"/>
          <w:szCs w:val="24"/>
        </w:rPr>
      </w:pPr>
      <w:r>
        <w:rPr>
          <w:rFonts w:hint="eastAsia"/>
          <w:sz w:val="24"/>
          <w:szCs w:val="24"/>
        </w:rPr>
        <w:t>企業誘致による雇用増と定住人口増加</w:t>
      </w:r>
    </w:p>
    <w:p w:rsidR="00444E86" w:rsidRPr="00444E86" w:rsidRDefault="00444E86" w:rsidP="00444E86">
      <w:pPr>
        <w:pStyle w:val="a3"/>
        <w:numPr>
          <w:ilvl w:val="0"/>
          <w:numId w:val="1"/>
        </w:numPr>
        <w:ind w:leftChars="0"/>
        <w:jc w:val="left"/>
        <w:rPr>
          <w:sz w:val="24"/>
          <w:szCs w:val="24"/>
        </w:rPr>
      </w:pPr>
      <w:r w:rsidRPr="00444E86">
        <w:rPr>
          <w:rFonts w:hint="eastAsia"/>
          <w:sz w:val="24"/>
          <w:szCs w:val="24"/>
        </w:rPr>
        <w:t>地元の資源を活用した、新たなサービスと事業創出による、経済の活性化</w:t>
      </w:r>
    </w:p>
    <w:p w:rsidR="001E1DD3" w:rsidRDefault="001E1DD3" w:rsidP="003272DD">
      <w:pPr>
        <w:ind w:firstLineChars="200" w:firstLine="480"/>
        <w:jc w:val="left"/>
        <w:rPr>
          <w:sz w:val="24"/>
          <w:szCs w:val="24"/>
        </w:rPr>
      </w:pPr>
    </w:p>
    <w:p w:rsidR="003272DD" w:rsidRDefault="003272DD" w:rsidP="003272DD">
      <w:pPr>
        <w:ind w:firstLineChars="200" w:firstLine="480"/>
        <w:jc w:val="left"/>
        <w:rPr>
          <w:sz w:val="24"/>
          <w:szCs w:val="24"/>
        </w:rPr>
      </w:pPr>
      <w:r>
        <w:rPr>
          <w:rFonts w:hint="eastAsia"/>
          <w:sz w:val="24"/>
          <w:szCs w:val="24"/>
        </w:rPr>
        <w:t>【事業内容】</w:t>
      </w:r>
    </w:p>
    <w:p w:rsidR="003272DD" w:rsidRDefault="00444E86" w:rsidP="003272DD">
      <w:pPr>
        <w:ind w:firstLineChars="200" w:firstLine="480"/>
        <w:jc w:val="left"/>
        <w:rPr>
          <w:sz w:val="24"/>
          <w:szCs w:val="24"/>
        </w:rPr>
      </w:pPr>
      <w:r>
        <w:rPr>
          <w:rFonts w:hint="eastAsia"/>
          <w:sz w:val="24"/>
          <w:szCs w:val="24"/>
        </w:rPr>
        <w:t>上記目標達成</w:t>
      </w:r>
      <w:r w:rsidR="003272DD">
        <w:rPr>
          <w:rFonts w:hint="eastAsia"/>
          <w:sz w:val="24"/>
          <w:szCs w:val="24"/>
        </w:rPr>
        <w:t>を</w:t>
      </w:r>
      <w:r w:rsidR="00E97F7F">
        <w:rPr>
          <w:rFonts w:hint="eastAsia"/>
          <w:sz w:val="24"/>
          <w:szCs w:val="24"/>
        </w:rPr>
        <w:t>次の</w:t>
      </w:r>
      <w:r w:rsidR="003272DD">
        <w:rPr>
          <w:rFonts w:hint="eastAsia"/>
          <w:sz w:val="24"/>
          <w:szCs w:val="24"/>
        </w:rPr>
        <w:t>事業により推し進める。</w:t>
      </w:r>
    </w:p>
    <w:p w:rsidR="003272DD" w:rsidRDefault="003272DD" w:rsidP="003272DD">
      <w:pPr>
        <w:pStyle w:val="a3"/>
        <w:numPr>
          <w:ilvl w:val="0"/>
          <w:numId w:val="3"/>
        </w:numPr>
        <w:ind w:leftChars="0"/>
        <w:jc w:val="left"/>
        <w:rPr>
          <w:sz w:val="24"/>
          <w:szCs w:val="24"/>
        </w:rPr>
      </w:pPr>
      <w:r w:rsidRPr="003272DD">
        <w:rPr>
          <w:rFonts w:hint="eastAsia"/>
          <w:sz w:val="24"/>
          <w:szCs w:val="24"/>
        </w:rPr>
        <w:t>入居施設付き防災訓練施設の運営事業</w:t>
      </w:r>
    </w:p>
    <w:p w:rsidR="009C1BAC" w:rsidRDefault="00E97F7F" w:rsidP="009C1BAC">
      <w:pPr>
        <w:pStyle w:val="a3"/>
        <w:ind w:leftChars="0" w:left="1080"/>
        <w:jc w:val="left"/>
        <w:rPr>
          <w:sz w:val="24"/>
          <w:szCs w:val="24"/>
        </w:rPr>
      </w:pPr>
      <w:r>
        <w:rPr>
          <w:rFonts w:hint="eastAsia"/>
          <w:sz w:val="24"/>
          <w:szCs w:val="24"/>
        </w:rPr>
        <w:t>管理棟</w:t>
      </w:r>
      <w:r w:rsidR="009C1BAC">
        <w:rPr>
          <w:rFonts w:hint="eastAsia"/>
          <w:sz w:val="24"/>
          <w:szCs w:val="24"/>
        </w:rPr>
        <w:t>を改装し</w:t>
      </w:r>
      <w:r w:rsidR="00CA0AE3">
        <w:rPr>
          <w:rFonts w:hint="eastAsia"/>
          <w:sz w:val="24"/>
          <w:szCs w:val="24"/>
        </w:rPr>
        <w:t>複数</w:t>
      </w:r>
      <w:r w:rsidR="009C1BAC">
        <w:rPr>
          <w:rFonts w:hint="eastAsia"/>
          <w:sz w:val="24"/>
          <w:szCs w:val="24"/>
        </w:rPr>
        <w:t>世帯が生活できる</w:t>
      </w:r>
      <w:r w:rsidR="00CA0AE3">
        <w:rPr>
          <w:rFonts w:hint="eastAsia"/>
          <w:sz w:val="24"/>
          <w:szCs w:val="24"/>
        </w:rPr>
        <w:t>入居施設と、体育館を活用した防災訓練メニューを提供することにより、地方自治体や企業と</w:t>
      </w:r>
      <w:r w:rsidR="009C1BAC">
        <w:rPr>
          <w:rFonts w:hint="eastAsia"/>
          <w:sz w:val="24"/>
          <w:szCs w:val="24"/>
        </w:rPr>
        <w:t>防災包括契約を締結する。</w:t>
      </w:r>
    </w:p>
    <w:p w:rsidR="003272DD" w:rsidRDefault="003272DD" w:rsidP="003272DD">
      <w:pPr>
        <w:pStyle w:val="a3"/>
        <w:numPr>
          <w:ilvl w:val="0"/>
          <w:numId w:val="3"/>
        </w:numPr>
        <w:ind w:leftChars="0"/>
        <w:jc w:val="left"/>
        <w:rPr>
          <w:sz w:val="24"/>
          <w:szCs w:val="24"/>
        </w:rPr>
      </w:pPr>
      <w:r w:rsidRPr="003272DD">
        <w:rPr>
          <w:rFonts w:hint="eastAsia"/>
          <w:sz w:val="24"/>
          <w:szCs w:val="24"/>
        </w:rPr>
        <w:t>研究型インキュベーション施設の運営事業</w:t>
      </w:r>
    </w:p>
    <w:p w:rsidR="009C1BAC" w:rsidRDefault="001E1DD3" w:rsidP="009C1BAC">
      <w:pPr>
        <w:pStyle w:val="a3"/>
        <w:ind w:leftChars="0" w:left="1080"/>
        <w:jc w:val="left"/>
        <w:rPr>
          <w:sz w:val="24"/>
          <w:szCs w:val="24"/>
        </w:rPr>
      </w:pPr>
      <w:r>
        <w:rPr>
          <w:rFonts w:hint="eastAsia"/>
          <w:sz w:val="24"/>
          <w:szCs w:val="24"/>
        </w:rPr>
        <w:t>産業振興</w:t>
      </w:r>
      <w:r w:rsidR="00E97F7F">
        <w:rPr>
          <w:rFonts w:hint="eastAsia"/>
          <w:sz w:val="24"/>
          <w:szCs w:val="24"/>
        </w:rPr>
        <w:t>棟</w:t>
      </w:r>
      <w:r>
        <w:rPr>
          <w:rFonts w:hint="eastAsia"/>
          <w:sz w:val="24"/>
          <w:szCs w:val="24"/>
        </w:rPr>
        <w:t>を改装し、情報管理体制を確保しながら</w:t>
      </w:r>
      <w:r w:rsidR="00E74501">
        <w:rPr>
          <w:rFonts w:hint="eastAsia"/>
          <w:sz w:val="24"/>
          <w:szCs w:val="24"/>
        </w:rPr>
        <w:t>、</w:t>
      </w:r>
      <w:r>
        <w:rPr>
          <w:rFonts w:hint="eastAsia"/>
          <w:sz w:val="24"/>
          <w:szCs w:val="24"/>
        </w:rPr>
        <w:t>原則フリーアドレスで</w:t>
      </w:r>
      <w:r w:rsidR="00E74501">
        <w:rPr>
          <w:rFonts w:hint="eastAsia"/>
          <w:sz w:val="24"/>
          <w:szCs w:val="24"/>
        </w:rPr>
        <w:t>さまざまな業種の事業者が交流できる環境を整備し、初年度</w:t>
      </w:r>
      <w:r w:rsidR="00E74501">
        <w:rPr>
          <w:rFonts w:hint="eastAsia"/>
          <w:sz w:val="24"/>
          <w:szCs w:val="24"/>
        </w:rPr>
        <w:t>20</w:t>
      </w:r>
      <w:r w:rsidR="00E74501">
        <w:rPr>
          <w:rFonts w:hint="eastAsia"/>
          <w:sz w:val="24"/>
          <w:szCs w:val="24"/>
        </w:rPr>
        <w:t>社</w:t>
      </w:r>
      <w:ins w:id="10" w:author="作成者">
        <w:r w:rsidR="006B62BB">
          <w:rPr>
            <w:rFonts w:hint="eastAsia"/>
            <w:sz w:val="24"/>
            <w:szCs w:val="24"/>
          </w:rPr>
          <w:t>の誘致、矢掛町内での新規事業に伴う新法人の設立及び事業成果に応じた本店及び支店登記の推進を目標とする。</w:t>
        </w:r>
      </w:ins>
      <w:del w:id="11" w:author="作成者">
        <w:r w:rsidR="00E74501" w:rsidDel="006B62BB">
          <w:rPr>
            <w:rFonts w:hint="eastAsia"/>
            <w:sz w:val="24"/>
            <w:szCs w:val="24"/>
          </w:rPr>
          <w:delText>、</w:delText>
        </w:r>
        <w:r w:rsidR="006F2823" w:rsidDel="006B62BB">
          <w:rPr>
            <w:rFonts w:hint="eastAsia"/>
            <w:sz w:val="24"/>
            <w:szCs w:val="24"/>
          </w:rPr>
          <w:delText>5</w:delText>
        </w:r>
        <w:r w:rsidR="006F2823" w:rsidDel="006B62BB">
          <w:rPr>
            <w:rFonts w:hint="eastAsia"/>
            <w:sz w:val="24"/>
            <w:szCs w:val="24"/>
          </w:rPr>
          <w:delText>年間で</w:delText>
        </w:r>
        <w:r w:rsidR="006F2823" w:rsidDel="006B62BB">
          <w:rPr>
            <w:rFonts w:hint="eastAsia"/>
            <w:sz w:val="24"/>
            <w:szCs w:val="24"/>
          </w:rPr>
          <w:delText>80</w:delText>
        </w:r>
        <w:r w:rsidR="006F2823" w:rsidDel="006B62BB">
          <w:rPr>
            <w:rFonts w:hint="eastAsia"/>
            <w:sz w:val="24"/>
            <w:szCs w:val="24"/>
          </w:rPr>
          <w:delText>社の誘致を目標とする。</w:delText>
        </w:r>
      </w:del>
    </w:p>
    <w:p w:rsidR="00444E86" w:rsidRDefault="003272DD" w:rsidP="003272DD">
      <w:pPr>
        <w:pStyle w:val="a3"/>
        <w:numPr>
          <w:ilvl w:val="0"/>
          <w:numId w:val="3"/>
        </w:numPr>
        <w:ind w:leftChars="0"/>
        <w:jc w:val="left"/>
        <w:rPr>
          <w:sz w:val="24"/>
          <w:szCs w:val="24"/>
        </w:rPr>
      </w:pPr>
      <w:r w:rsidRPr="003272DD">
        <w:rPr>
          <w:rFonts w:hint="eastAsia"/>
          <w:sz w:val="24"/>
          <w:szCs w:val="24"/>
        </w:rPr>
        <w:t>人財育成施設の運営事業</w:t>
      </w:r>
    </w:p>
    <w:p w:rsidR="003272DD" w:rsidRDefault="006F2823" w:rsidP="0060061C">
      <w:pPr>
        <w:ind w:leftChars="200" w:left="1020" w:hangingChars="250" w:hanging="600"/>
        <w:jc w:val="left"/>
        <w:rPr>
          <w:sz w:val="24"/>
          <w:szCs w:val="24"/>
        </w:rPr>
      </w:pPr>
      <w:r>
        <w:rPr>
          <w:rFonts w:hint="eastAsia"/>
          <w:sz w:val="24"/>
          <w:szCs w:val="24"/>
        </w:rPr>
        <w:t xml:space="preserve">　　</w:t>
      </w:r>
      <w:r>
        <w:rPr>
          <w:rFonts w:hint="eastAsia"/>
          <w:sz w:val="24"/>
          <w:szCs w:val="24"/>
        </w:rPr>
        <w:t xml:space="preserve"> </w:t>
      </w:r>
      <w:r>
        <w:rPr>
          <w:rFonts w:hint="eastAsia"/>
          <w:sz w:val="24"/>
          <w:szCs w:val="24"/>
        </w:rPr>
        <w:t>防災を中心に矢掛町を中心とした地域活性化を担える</w:t>
      </w:r>
      <w:r w:rsidR="0060061C">
        <w:rPr>
          <w:rFonts w:hint="eastAsia"/>
          <w:sz w:val="24"/>
          <w:szCs w:val="24"/>
        </w:rPr>
        <w:t>人財育成塾を　開催。初年度</w:t>
      </w:r>
      <w:r w:rsidR="0060061C">
        <w:rPr>
          <w:rFonts w:hint="eastAsia"/>
          <w:sz w:val="24"/>
          <w:szCs w:val="24"/>
        </w:rPr>
        <w:t>50</w:t>
      </w:r>
      <w:r w:rsidR="0060061C">
        <w:rPr>
          <w:rFonts w:hint="eastAsia"/>
          <w:sz w:val="24"/>
          <w:szCs w:val="24"/>
        </w:rPr>
        <w:t>教室、述べ</w:t>
      </w:r>
      <w:r w:rsidR="0060061C">
        <w:rPr>
          <w:rFonts w:hint="eastAsia"/>
          <w:sz w:val="24"/>
          <w:szCs w:val="24"/>
        </w:rPr>
        <w:t>500</w:t>
      </w:r>
      <w:r w:rsidR="0060061C">
        <w:rPr>
          <w:rFonts w:hint="eastAsia"/>
          <w:sz w:val="24"/>
          <w:szCs w:val="24"/>
        </w:rPr>
        <w:t>名の参加を目標とし、矢掛町民の</w:t>
      </w:r>
      <w:r w:rsidR="00586567">
        <w:rPr>
          <w:rFonts w:hint="eastAsia"/>
          <w:sz w:val="24"/>
          <w:szCs w:val="24"/>
        </w:rPr>
        <w:t>参加</w:t>
      </w:r>
      <w:r w:rsidR="0060061C">
        <w:rPr>
          <w:rFonts w:hint="eastAsia"/>
          <w:sz w:val="24"/>
          <w:szCs w:val="24"/>
        </w:rPr>
        <w:t>は原則無料とする。</w:t>
      </w:r>
    </w:p>
    <w:p w:rsidR="006F2823" w:rsidDel="00E80E7C" w:rsidRDefault="006F2823" w:rsidP="003272DD">
      <w:pPr>
        <w:ind w:firstLineChars="200" w:firstLine="480"/>
        <w:jc w:val="left"/>
        <w:rPr>
          <w:del w:id="12" w:author="作成者"/>
          <w:sz w:val="24"/>
          <w:szCs w:val="24"/>
        </w:rPr>
      </w:pPr>
    </w:p>
    <w:p w:rsidR="00E73134" w:rsidRPr="00586567" w:rsidRDefault="00E73134" w:rsidP="003272DD">
      <w:pPr>
        <w:ind w:firstLineChars="200" w:firstLine="480"/>
        <w:jc w:val="left"/>
        <w:rPr>
          <w:sz w:val="24"/>
          <w:szCs w:val="24"/>
        </w:rPr>
      </w:pPr>
    </w:p>
    <w:p w:rsidR="003272DD" w:rsidRDefault="003272DD" w:rsidP="003272DD">
      <w:pPr>
        <w:ind w:firstLineChars="200" w:firstLine="480"/>
        <w:jc w:val="left"/>
        <w:rPr>
          <w:sz w:val="24"/>
          <w:szCs w:val="24"/>
        </w:rPr>
      </w:pPr>
      <w:r>
        <w:rPr>
          <w:rFonts w:hint="eastAsia"/>
          <w:sz w:val="24"/>
          <w:szCs w:val="24"/>
        </w:rPr>
        <w:t>【資金計画】</w:t>
      </w:r>
    </w:p>
    <w:p w:rsidR="003272DD" w:rsidRDefault="003272DD" w:rsidP="003272DD">
      <w:pPr>
        <w:ind w:firstLineChars="200" w:firstLine="480"/>
        <w:jc w:val="left"/>
        <w:rPr>
          <w:sz w:val="24"/>
          <w:szCs w:val="24"/>
        </w:rPr>
      </w:pPr>
      <w:r>
        <w:rPr>
          <w:rFonts w:hint="eastAsia"/>
          <w:sz w:val="24"/>
          <w:szCs w:val="24"/>
        </w:rPr>
        <w:t>本事業に投下する当団体の予定資金は、</w:t>
      </w:r>
      <w:r>
        <w:rPr>
          <w:rFonts w:hint="eastAsia"/>
          <w:sz w:val="24"/>
          <w:szCs w:val="24"/>
        </w:rPr>
        <w:t>5</w:t>
      </w:r>
      <w:r>
        <w:rPr>
          <w:rFonts w:hint="eastAsia"/>
          <w:sz w:val="24"/>
          <w:szCs w:val="24"/>
        </w:rPr>
        <w:t>億円を想定している。</w:t>
      </w:r>
    </w:p>
    <w:p w:rsidR="009C1BAC" w:rsidRDefault="00E73134" w:rsidP="009C1BAC">
      <w:pPr>
        <w:ind w:firstLineChars="200" w:firstLine="480"/>
        <w:jc w:val="left"/>
        <w:rPr>
          <w:sz w:val="24"/>
          <w:szCs w:val="24"/>
        </w:rPr>
      </w:pPr>
      <w:r>
        <w:rPr>
          <w:rFonts w:hint="eastAsia"/>
          <w:sz w:val="24"/>
          <w:szCs w:val="24"/>
        </w:rPr>
        <w:t>別紙にて</w:t>
      </w:r>
      <w:r w:rsidR="003272DD">
        <w:rPr>
          <w:rFonts w:hint="eastAsia"/>
          <w:sz w:val="24"/>
          <w:szCs w:val="24"/>
        </w:rPr>
        <w:t>5</w:t>
      </w:r>
      <w:r w:rsidR="003272DD">
        <w:rPr>
          <w:rFonts w:hint="eastAsia"/>
          <w:sz w:val="24"/>
          <w:szCs w:val="24"/>
        </w:rPr>
        <w:t>カ年</w:t>
      </w:r>
      <w:r>
        <w:rPr>
          <w:rFonts w:hint="eastAsia"/>
          <w:sz w:val="24"/>
          <w:szCs w:val="24"/>
        </w:rPr>
        <w:t>の損益及びキャッシュフロー図を添付</w:t>
      </w:r>
      <w:r w:rsidR="009C1BAC">
        <w:rPr>
          <w:rFonts w:hint="eastAsia"/>
          <w:sz w:val="24"/>
          <w:szCs w:val="24"/>
        </w:rPr>
        <w:t>する。</w:t>
      </w:r>
    </w:p>
    <w:p w:rsidR="009C1BAC" w:rsidRDefault="00E73134" w:rsidP="009C1BAC">
      <w:pPr>
        <w:pStyle w:val="a3"/>
        <w:numPr>
          <w:ilvl w:val="0"/>
          <w:numId w:val="4"/>
        </w:numPr>
        <w:ind w:leftChars="0"/>
        <w:jc w:val="left"/>
        <w:rPr>
          <w:sz w:val="24"/>
          <w:szCs w:val="24"/>
        </w:rPr>
      </w:pPr>
      <w:r>
        <w:rPr>
          <w:rFonts w:hint="eastAsia"/>
          <w:sz w:val="24"/>
          <w:szCs w:val="24"/>
        </w:rPr>
        <w:t>目標数値</w:t>
      </w:r>
    </w:p>
    <w:p w:rsidR="00E73134" w:rsidRDefault="00E73134" w:rsidP="00E73134">
      <w:pPr>
        <w:ind w:left="960"/>
        <w:jc w:val="left"/>
        <w:rPr>
          <w:sz w:val="24"/>
          <w:szCs w:val="24"/>
        </w:rPr>
      </w:pPr>
      <w:r>
        <w:rPr>
          <w:rFonts w:hint="eastAsia"/>
          <w:sz w:val="24"/>
          <w:szCs w:val="24"/>
        </w:rPr>
        <w:t xml:space="preserve">初期設備投資資金　</w:t>
      </w:r>
      <w:r w:rsidR="00546F09">
        <w:rPr>
          <w:rFonts w:hint="eastAsia"/>
          <w:sz w:val="24"/>
          <w:szCs w:val="24"/>
        </w:rPr>
        <w:t>約</w:t>
      </w:r>
      <w:r>
        <w:rPr>
          <w:rFonts w:hint="eastAsia"/>
          <w:sz w:val="24"/>
          <w:szCs w:val="24"/>
        </w:rPr>
        <w:t>1</w:t>
      </w:r>
      <w:r>
        <w:rPr>
          <w:rFonts w:hint="eastAsia"/>
          <w:sz w:val="24"/>
          <w:szCs w:val="24"/>
        </w:rPr>
        <w:t>億円</w:t>
      </w:r>
    </w:p>
    <w:p w:rsidR="00E73134" w:rsidRDefault="00E73134" w:rsidP="00E73134">
      <w:pPr>
        <w:ind w:left="960"/>
        <w:jc w:val="left"/>
        <w:rPr>
          <w:sz w:val="24"/>
          <w:szCs w:val="24"/>
        </w:rPr>
      </w:pPr>
      <w:r>
        <w:rPr>
          <w:rFonts w:hint="eastAsia"/>
          <w:sz w:val="24"/>
          <w:szCs w:val="24"/>
        </w:rPr>
        <w:t>5</w:t>
      </w:r>
      <w:r>
        <w:rPr>
          <w:rFonts w:hint="eastAsia"/>
          <w:sz w:val="24"/>
          <w:szCs w:val="24"/>
        </w:rPr>
        <w:t>カ年事業収入　　約</w:t>
      </w:r>
      <w:r>
        <w:rPr>
          <w:rFonts w:hint="eastAsia"/>
          <w:sz w:val="24"/>
          <w:szCs w:val="24"/>
        </w:rPr>
        <w:t>10</w:t>
      </w:r>
      <w:r>
        <w:rPr>
          <w:rFonts w:hint="eastAsia"/>
          <w:sz w:val="24"/>
          <w:szCs w:val="24"/>
        </w:rPr>
        <w:t>億円</w:t>
      </w:r>
    </w:p>
    <w:p w:rsidR="00E73134" w:rsidRDefault="00E73134" w:rsidP="00E73134">
      <w:pPr>
        <w:ind w:left="960"/>
        <w:jc w:val="left"/>
        <w:rPr>
          <w:sz w:val="24"/>
          <w:szCs w:val="24"/>
        </w:rPr>
      </w:pPr>
      <w:r>
        <w:rPr>
          <w:rFonts w:hint="eastAsia"/>
          <w:sz w:val="24"/>
          <w:szCs w:val="24"/>
        </w:rPr>
        <w:t>5</w:t>
      </w:r>
      <w:r>
        <w:rPr>
          <w:rFonts w:hint="eastAsia"/>
          <w:sz w:val="24"/>
          <w:szCs w:val="24"/>
        </w:rPr>
        <w:t xml:space="preserve">カ年交付金収入　</w:t>
      </w:r>
      <w:r w:rsidR="00546F09">
        <w:rPr>
          <w:rFonts w:hint="eastAsia"/>
          <w:sz w:val="24"/>
          <w:szCs w:val="24"/>
        </w:rPr>
        <w:t>約</w:t>
      </w:r>
      <w:r>
        <w:rPr>
          <w:rFonts w:hint="eastAsia"/>
          <w:sz w:val="24"/>
          <w:szCs w:val="24"/>
        </w:rPr>
        <w:t>3</w:t>
      </w:r>
      <w:r>
        <w:rPr>
          <w:rFonts w:hint="eastAsia"/>
          <w:sz w:val="24"/>
          <w:szCs w:val="24"/>
        </w:rPr>
        <w:t>億</w:t>
      </w:r>
      <w:r>
        <w:rPr>
          <w:rFonts w:hint="eastAsia"/>
          <w:sz w:val="24"/>
          <w:szCs w:val="24"/>
        </w:rPr>
        <w:t>2</w:t>
      </w:r>
      <w:r>
        <w:rPr>
          <w:rFonts w:hint="eastAsia"/>
          <w:sz w:val="24"/>
          <w:szCs w:val="24"/>
        </w:rPr>
        <w:t>千万円</w:t>
      </w:r>
    </w:p>
    <w:p w:rsidR="00E73134" w:rsidRPr="00E73134" w:rsidRDefault="00E73134" w:rsidP="00E73134">
      <w:pPr>
        <w:ind w:left="960"/>
        <w:jc w:val="left"/>
        <w:rPr>
          <w:sz w:val="24"/>
          <w:szCs w:val="24"/>
        </w:rPr>
      </w:pPr>
      <w:r>
        <w:rPr>
          <w:rFonts w:hint="eastAsia"/>
          <w:sz w:val="24"/>
          <w:szCs w:val="24"/>
        </w:rPr>
        <w:t>5</w:t>
      </w:r>
      <w:r>
        <w:rPr>
          <w:rFonts w:hint="eastAsia"/>
          <w:sz w:val="24"/>
          <w:szCs w:val="24"/>
        </w:rPr>
        <w:t xml:space="preserve">カ年人件費等　　</w:t>
      </w:r>
      <w:r w:rsidR="00546F09">
        <w:rPr>
          <w:rFonts w:hint="eastAsia"/>
          <w:sz w:val="24"/>
          <w:szCs w:val="24"/>
        </w:rPr>
        <w:t>約</w:t>
      </w:r>
      <w:r>
        <w:rPr>
          <w:rFonts w:hint="eastAsia"/>
          <w:sz w:val="24"/>
          <w:szCs w:val="24"/>
        </w:rPr>
        <w:t>2</w:t>
      </w:r>
      <w:r>
        <w:rPr>
          <w:rFonts w:hint="eastAsia"/>
          <w:sz w:val="24"/>
          <w:szCs w:val="24"/>
        </w:rPr>
        <w:t>億円</w:t>
      </w:r>
    </w:p>
    <w:p w:rsidR="009C1BAC" w:rsidRDefault="00E73134" w:rsidP="009C1BAC">
      <w:pPr>
        <w:pStyle w:val="a3"/>
        <w:numPr>
          <w:ilvl w:val="0"/>
          <w:numId w:val="4"/>
        </w:numPr>
        <w:ind w:leftChars="0"/>
        <w:jc w:val="left"/>
        <w:rPr>
          <w:sz w:val="24"/>
          <w:szCs w:val="24"/>
        </w:rPr>
      </w:pPr>
      <w:r>
        <w:rPr>
          <w:rFonts w:hint="eastAsia"/>
          <w:sz w:val="24"/>
          <w:szCs w:val="24"/>
        </w:rPr>
        <w:t>最低予想値</w:t>
      </w:r>
    </w:p>
    <w:p w:rsidR="00E73134" w:rsidRDefault="00E73134" w:rsidP="00E73134">
      <w:pPr>
        <w:pStyle w:val="a3"/>
        <w:ind w:leftChars="0" w:left="960"/>
        <w:jc w:val="left"/>
        <w:rPr>
          <w:sz w:val="24"/>
          <w:szCs w:val="24"/>
        </w:rPr>
      </w:pPr>
      <w:r>
        <w:rPr>
          <w:rFonts w:hint="eastAsia"/>
          <w:sz w:val="24"/>
          <w:szCs w:val="24"/>
        </w:rPr>
        <w:t xml:space="preserve">初期設備投資資金　</w:t>
      </w:r>
      <w:r>
        <w:rPr>
          <w:rFonts w:hint="eastAsia"/>
          <w:sz w:val="24"/>
          <w:szCs w:val="24"/>
        </w:rPr>
        <w:t>1</w:t>
      </w:r>
      <w:r>
        <w:rPr>
          <w:rFonts w:hint="eastAsia"/>
          <w:sz w:val="24"/>
          <w:szCs w:val="24"/>
        </w:rPr>
        <w:t>億円</w:t>
      </w:r>
    </w:p>
    <w:p w:rsidR="00E73134" w:rsidRPr="009C1BAC" w:rsidRDefault="00E73134" w:rsidP="00E73134">
      <w:pPr>
        <w:pStyle w:val="a3"/>
        <w:ind w:leftChars="0" w:left="960"/>
        <w:jc w:val="left"/>
        <w:rPr>
          <w:sz w:val="24"/>
          <w:szCs w:val="24"/>
        </w:rPr>
      </w:pPr>
      <w:r>
        <w:rPr>
          <w:rFonts w:hint="eastAsia"/>
          <w:sz w:val="24"/>
          <w:szCs w:val="24"/>
        </w:rPr>
        <w:t>5</w:t>
      </w:r>
      <w:r>
        <w:rPr>
          <w:rFonts w:hint="eastAsia"/>
          <w:sz w:val="24"/>
          <w:szCs w:val="24"/>
        </w:rPr>
        <w:t xml:space="preserve">カ年事業収入　</w:t>
      </w:r>
      <w:r w:rsidR="00546F09">
        <w:rPr>
          <w:rFonts w:hint="eastAsia"/>
          <w:sz w:val="24"/>
          <w:szCs w:val="24"/>
        </w:rPr>
        <w:t xml:space="preserve">　約</w:t>
      </w:r>
      <w:r w:rsidR="00546F09">
        <w:rPr>
          <w:rFonts w:hint="eastAsia"/>
          <w:sz w:val="24"/>
          <w:szCs w:val="24"/>
        </w:rPr>
        <w:t>5</w:t>
      </w:r>
      <w:r w:rsidR="00546F09">
        <w:rPr>
          <w:rFonts w:hint="eastAsia"/>
          <w:sz w:val="24"/>
          <w:szCs w:val="24"/>
        </w:rPr>
        <w:t>千万円</w:t>
      </w:r>
    </w:p>
    <w:p w:rsidR="006F2823" w:rsidRDefault="00546F09" w:rsidP="009C1BAC">
      <w:pPr>
        <w:ind w:firstLineChars="200" w:firstLine="480"/>
        <w:jc w:val="left"/>
        <w:rPr>
          <w:sz w:val="24"/>
          <w:szCs w:val="24"/>
        </w:rPr>
      </w:pPr>
      <w:r>
        <w:rPr>
          <w:rFonts w:hint="eastAsia"/>
          <w:sz w:val="24"/>
          <w:szCs w:val="24"/>
        </w:rPr>
        <w:t xml:space="preserve">　　</w:t>
      </w:r>
      <w:r>
        <w:rPr>
          <w:rFonts w:hint="eastAsia"/>
          <w:sz w:val="24"/>
          <w:szCs w:val="24"/>
        </w:rPr>
        <w:t>5</w:t>
      </w:r>
      <w:r>
        <w:rPr>
          <w:rFonts w:hint="eastAsia"/>
          <w:sz w:val="24"/>
          <w:szCs w:val="24"/>
        </w:rPr>
        <w:t xml:space="preserve">カ年交付金収入　</w:t>
      </w:r>
      <w:r>
        <w:rPr>
          <w:rFonts w:hint="eastAsia"/>
          <w:sz w:val="24"/>
          <w:szCs w:val="24"/>
        </w:rPr>
        <w:t>0</w:t>
      </w:r>
      <w:r>
        <w:rPr>
          <w:rFonts w:hint="eastAsia"/>
          <w:sz w:val="24"/>
          <w:szCs w:val="24"/>
        </w:rPr>
        <w:t>円</w:t>
      </w:r>
    </w:p>
    <w:p w:rsidR="00546F09" w:rsidRDefault="00546F09" w:rsidP="009C1BAC">
      <w:pPr>
        <w:ind w:firstLineChars="200" w:firstLine="480"/>
        <w:jc w:val="left"/>
        <w:rPr>
          <w:sz w:val="24"/>
          <w:szCs w:val="24"/>
        </w:rPr>
      </w:pPr>
      <w:r>
        <w:rPr>
          <w:rFonts w:hint="eastAsia"/>
          <w:sz w:val="24"/>
          <w:szCs w:val="24"/>
        </w:rPr>
        <w:t xml:space="preserve">　　</w:t>
      </w:r>
      <w:r>
        <w:rPr>
          <w:rFonts w:hint="eastAsia"/>
          <w:sz w:val="24"/>
          <w:szCs w:val="24"/>
        </w:rPr>
        <w:t>5</w:t>
      </w:r>
      <w:r>
        <w:rPr>
          <w:rFonts w:hint="eastAsia"/>
          <w:sz w:val="24"/>
          <w:szCs w:val="24"/>
        </w:rPr>
        <w:t>カ年人件費　　　約</w:t>
      </w:r>
      <w:r>
        <w:rPr>
          <w:rFonts w:hint="eastAsia"/>
          <w:sz w:val="24"/>
          <w:szCs w:val="24"/>
        </w:rPr>
        <w:t>1</w:t>
      </w:r>
      <w:r>
        <w:rPr>
          <w:rFonts w:hint="eastAsia"/>
          <w:sz w:val="24"/>
          <w:szCs w:val="24"/>
        </w:rPr>
        <w:t>億円</w:t>
      </w:r>
    </w:p>
    <w:p w:rsidR="00546F09" w:rsidRDefault="00546F09" w:rsidP="009C1BAC">
      <w:pPr>
        <w:ind w:firstLineChars="200" w:firstLine="480"/>
        <w:jc w:val="left"/>
        <w:rPr>
          <w:sz w:val="24"/>
          <w:szCs w:val="24"/>
        </w:rPr>
      </w:pPr>
      <w:r>
        <w:rPr>
          <w:rFonts w:hint="eastAsia"/>
          <w:sz w:val="24"/>
          <w:szCs w:val="24"/>
        </w:rPr>
        <w:t xml:space="preserve">　　</w:t>
      </w:r>
    </w:p>
    <w:p w:rsidR="006F2823" w:rsidRDefault="006F2823" w:rsidP="009C1BAC">
      <w:pPr>
        <w:ind w:firstLineChars="200" w:firstLine="480"/>
        <w:jc w:val="left"/>
        <w:rPr>
          <w:sz w:val="24"/>
          <w:szCs w:val="24"/>
        </w:rPr>
      </w:pPr>
      <w:r>
        <w:rPr>
          <w:rFonts w:hint="eastAsia"/>
          <w:sz w:val="24"/>
          <w:szCs w:val="24"/>
        </w:rPr>
        <w:t>【プロジェクト体制図】</w:t>
      </w:r>
    </w:p>
    <w:p w:rsidR="006F2823" w:rsidRDefault="0060061C" w:rsidP="0060061C">
      <w:pPr>
        <w:ind w:leftChars="300" w:left="630"/>
        <w:jc w:val="left"/>
        <w:rPr>
          <w:sz w:val="24"/>
          <w:szCs w:val="24"/>
        </w:rPr>
      </w:pPr>
      <w:r>
        <w:rPr>
          <w:rFonts w:hint="eastAsia"/>
          <w:sz w:val="24"/>
          <w:szCs w:val="24"/>
        </w:rPr>
        <w:t>常勤雇用は</w:t>
      </w:r>
      <w:r w:rsidR="00CA0AE3">
        <w:rPr>
          <w:rFonts w:hint="eastAsia"/>
          <w:sz w:val="24"/>
          <w:szCs w:val="24"/>
        </w:rPr>
        <w:t>約</w:t>
      </w:r>
      <w:r>
        <w:rPr>
          <w:rFonts w:hint="eastAsia"/>
          <w:sz w:val="24"/>
          <w:szCs w:val="24"/>
        </w:rPr>
        <w:t>5</w:t>
      </w:r>
      <w:r>
        <w:rPr>
          <w:rFonts w:hint="eastAsia"/>
          <w:sz w:val="24"/>
          <w:szCs w:val="24"/>
        </w:rPr>
        <w:t>名を想定している。</w:t>
      </w:r>
      <w:r>
        <w:rPr>
          <w:rFonts w:hint="eastAsia"/>
          <w:sz w:val="24"/>
          <w:szCs w:val="24"/>
        </w:rPr>
        <w:t>5</w:t>
      </w:r>
      <w:r>
        <w:rPr>
          <w:rFonts w:hint="eastAsia"/>
          <w:sz w:val="24"/>
          <w:szCs w:val="24"/>
        </w:rPr>
        <w:t>名については矢掛町に住居をおく、もしくは</w:t>
      </w:r>
      <w:r w:rsidR="00586567">
        <w:rPr>
          <w:rFonts w:hint="eastAsia"/>
          <w:sz w:val="24"/>
          <w:szCs w:val="24"/>
        </w:rPr>
        <w:t>お</w:t>
      </w:r>
      <w:r>
        <w:rPr>
          <w:rFonts w:hint="eastAsia"/>
          <w:sz w:val="24"/>
          <w:szCs w:val="24"/>
        </w:rPr>
        <w:t>く予定のあるもので</w:t>
      </w:r>
      <w:r w:rsidR="00CA0AE3">
        <w:rPr>
          <w:rFonts w:hint="eastAsia"/>
          <w:sz w:val="24"/>
          <w:szCs w:val="24"/>
        </w:rPr>
        <w:t>、</w:t>
      </w:r>
      <w:r>
        <w:rPr>
          <w:rFonts w:hint="eastAsia"/>
          <w:sz w:val="24"/>
          <w:szCs w:val="24"/>
        </w:rPr>
        <w:t>公募するものとする。</w:t>
      </w:r>
    </w:p>
    <w:p w:rsidR="006F2823" w:rsidRDefault="00BA54F6" w:rsidP="00CA0AE3">
      <w:pPr>
        <w:ind w:firstLineChars="200" w:firstLine="480"/>
        <w:jc w:val="left"/>
        <w:rPr>
          <w:sz w:val="24"/>
          <w:szCs w:val="24"/>
        </w:rPr>
      </w:pPr>
      <w:r>
        <w:rPr>
          <w:noProof/>
          <w:sz w:val="24"/>
          <w:szCs w:val="24"/>
        </w:rPr>
        <w:drawing>
          <wp:inline distT="0" distB="0" distL="0" distR="0" wp14:anchorId="13D8F84C">
            <wp:extent cx="4786982" cy="3124200"/>
            <wp:effectExtent l="0" t="0" r="0" b="0"/>
            <wp:docPr id="14336" name="図 14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88785" cy="3125376"/>
                    </a:xfrm>
                    <a:prstGeom prst="rect">
                      <a:avLst/>
                    </a:prstGeom>
                    <a:noFill/>
                    <a:ln>
                      <a:noFill/>
                    </a:ln>
                  </pic:spPr>
                </pic:pic>
              </a:graphicData>
            </a:graphic>
          </wp:inline>
        </w:drawing>
      </w:r>
    </w:p>
    <w:p w:rsidR="00BA54F6" w:rsidRDefault="00BA54F6" w:rsidP="00CA0AE3">
      <w:pPr>
        <w:ind w:firstLineChars="200" w:firstLine="480"/>
        <w:jc w:val="left"/>
        <w:rPr>
          <w:sz w:val="24"/>
          <w:szCs w:val="24"/>
        </w:rPr>
      </w:pPr>
    </w:p>
    <w:p w:rsidR="00BA54F6" w:rsidRDefault="00BA54F6" w:rsidP="00CA0AE3">
      <w:pPr>
        <w:ind w:firstLineChars="200" w:firstLine="480"/>
        <w:jc w:val="left"/>
        <w:rPr>
          <w:sz w:val="24"/>
          <w:szCs w:val="24"/>
        </w:rPr>
      </w:pPr>
    </w:p>
    <w:p w:rsidR="00BA54F6" w:rsidRDefault="00BA54F6" w:rsidP="00CA0AE3">
      <w:pPr>
        <w:ind w:firstLineChars="200" w:firstLine="480"/>
        <w:jc w:val="left"/>
        <w:rPr>
          <w:sz w:val="24"/>
          <w:szCs w:val="24"/>
        </w:rPr>
      </w:pPr>
    </w:p>
    <w:p w:rsidR="00BA54F6" w:rsidRDefault="00BA54F6" w:rsidP="00CA0AE3">
      <w:pPr>
        <w:ind w:firstLineChars="200" w:firstLine="480"/>
        <w:jc w:val="left"/>
        <w:rPr>
          <w:ins w:id="13" w:author="作成者"/>
          <w:sz w:val="24"/>
          <w:szCs w:val="24"/>
        </w:rPr>
      </w:pPr>
    </w:p>
    <w:p w:rsidR="002D16B5" w:rsidRDefault="002D16B5" w:rsidP="00CA0AE3">
      <w:pPr>
        <w:ind w:firstLineChars="200" w:firstLine="480"/>
        <w:jc w:val="left"/>
        <w:rPr>
          <w:ins w:id="14" w:author="作成者"/>
          <w:sz w:val="24"/>
          <w:szCs w:val="24"/>
        </w:rPr>
      </w:pPr>
    </w:p>
    <w:p w:rsidR="00E80E7C" w:rsidRDefault="00E80E7C" w:rsidP="00CA0AE3">
      <w:pPr>
        <w:ind w:firstLineChars="200" w:firstLine="480"/>
        <w:jc w:val="left"/>
        <w:rPr>
          <w:ins w:id="15" w:author="作成者"/>
          <w:sz w:val="24"/>
          <w:szCs w:val="24"/>
        </w:rPr>
      </w:pPr>
    </w:p>
    <w:p w:rsidR="00E80E7C" w:rsidRDefault="00E80E7C" w:rsidP="00CA0AE3">
      <w:pPr>
        <w:ind w:firstLineChars="200" w:firstLine="480"/>
        <w:jc w:val="left"/>
        <w:rPr>
          <w:ins w:id="16" w:author="作成者"/>
          <w:sz w:val="24"/>
          <w:szCs w:val="24"/>
        </w:rPr>
      </w:pPr>
    </w:p>
    <w:p w:rsidR="00E80E7C" w:rsidRDefault="00E80E7C" w:rsidP="00CA0AE3">
      <w:pPr>
        <w:ind w:firstLineChars="200" w:firstLine="480"/>
        <w:jc w:val="left"/>
        <w:rPr>
          <w:sz w:val="24"/>
          <w:szCs w:val="24"/>
        </w:rPr>
      </w:pPr>
    </w:p>
    <w:p w:rsidR="00BA54F6" w:rsidDel="002D16B5" w:rsidRDefault="00BA54F6" w:rsidP="00CA0AE3">
      <w:pPr>
        <w:ind w:firstLineChars="200" w:firstLine="480"/>
        <w:jc w:val="left"/>
        <w:rPr>
          <w:del w:id="17" w:author="作成者"/>
          <w:sz w:val="24"/>
          <w:szCs w:val="24"/>
        </w:rPr>
      </w:pPr>
    </w:p>
    <w:p w:rsidR="00BA54F6" w:rsidDel="002D16B5" w:rsidRDefault="00BA54F6" w:rsidP="00BA54F6">
      <w:pPr>
        <w:ind w:firstLineChars="200" w:firstLine="480"/>
        <w:jc w:val="left"/>
        <w:rPr>
          <w:del w:id="18" w:author="作成者"/>
          <w:sz w:val="24"/>
          <w:szCs w:val="24"/>
        </w:rPr>
      </w:pPr>
    </w:p>
    <w:p w:rsidR="00A33C7C" w:rsidDel="002D16B5" w:rsidRDefault="00A33C7C" w:rsidP="00BA54F6">
      <w:pPr>
        <w:ind w:firstLineChars="200" w:firstLine="480"/>
        <w:jc w:val="left"/>
        <w:rPr>
          <w:del w:id="19" w:author="作成者"/>
          <w:sz w:val="24"/>
          <w:szCs w:val="24"/>
        </w:rPr>
      </w:pPr>
    </w:p>
    <w:p w:rsidR="00BA54F6" w:rsidRPr="008A1977" w:rsidRDefault="00BA54F6" w:rsidP="00BA54F6">
      <w:pPr>
        <w:ind w:firstLineChars="200" w:firstLine="480"/>
        <w:jc w:val="left"/>
        <w:rPr>
          <w:sz w:val="24"/>
          <w:szCs w:val="24"/>
        </w:rPr>
      </w:pPr>
      <w:r w:rsidRPr="008A1977">
        <w:rPr>
          <w:rFonts w:hint="eastAsia"/>
          <w:sz w:val="24"/>
          <w:szCs w:val="24"/>
        </w:rPr>
        <w:t>【</w:t>
      </w:r>
      <w:r w:rsidRPr="008A1977">
        <w:rPr>
          <w:rFonts w:hint="eastAsia"/>
          <w:sz w:val="24"/>
          <w:szCs w:val="24"/>
        </w:rPr>
        <w:t>BERT</w:t>
      </w:r>
      <w:r w:rsidRPr="008A1977">
        <w:rPr>
          <w:rFonts w:hint="eastAsia"/>
          <w:sz w:val="24"/>
          <w:szCs w:val="24"/>
        </w:rPr>
        <w:t xml:space="preserve">　組織概要】</w:t>
      </w:r>
    </w:p>
    <w:p w:rsidR="00BA54F6" w:rsidRPr="00616399" w:rsidRDefault="00BA54F6" w:rsidP="00BA54F6">
      <w:pPr>
        <w:pStyle w:val="a3"/>
        <w:numPr>
          <w:ilvl w:val="0"/>
          <w:numId w:val="6"/>
        </w:numPr>
        <w:ind w:leftChars="0"/>
        <w:rPr>
          <w:sz w:val="24"/>
          <w:szCs w:val="24"/>
        </w:rPr>
      </w:pPr>
      <w:r w:rsidRPr="00616399">
        <w:rPr>
          <w:rFonts w:hint="eastAsia"/>
          <w:sz w:val="24"/>
          <w:szCs w:val="24"/>
        </w:rPr>
        <w:t>組織概要</w:t>
      </w:r>
    </w:p>
    <w:p w:rsidR="00BA54F6" w:rsidRDefault="00BA54F6" w:rsidP="00BA54F6">
      <w:pPr>
        <w:ind w:leftChars="300" w:left="630" w:firstLineChars="100" w:firstLine="240"/>
        <w:rPr>
          <w:sz w:val="24"/>
          <w:szCs w:val="24"/>
        </w:rPr>
      </w:pPr>
      <w:r w:rsidRPr="008A1977">
        <w:rPr>
          <w:rFonts w:hint="eastAsia"/>
          <w:sz w:val="24"/>
          <w:szCs w:val="24"/>
        </w:rPr>
        <w:t>BERT</w:t>
      </w:r>
      <w:r w:rsidRPr="008A1977">
        <w:rPr>
          <w:rFonts w:hint="eastAsia"/>
          <w:sz w:val="24"/>
          <w:szCs w:val="24"/>
        </w:rPr>
        <w:t>は東日本大震災を契機に</w:t>
      </w:r>
      <w:r>
        <w:rPr>
          <w:rFonts w:hint="eastAsia"/>
          <w:sz w:val="24"/>
          <w:szCs w:val="24"/>
        </w:rPr>
        <w:t>代表</w:t>
      </w:r>
      <w:r w:rsidRPr="008A1977">
        <w:rPr>
          <w:rFonts w:hint="eastAsia"/>
          <w:sz w:val="24"/>
          <w:szCs w:val="24"/>
        </w:rPr>
        <w:t>片山</w:t>
      </w:r>
      <w:r>
        <w:rPr>
          <w:rFonts w:hint="eastAsia"/>
          <w:sz w:val="24"/>
          <w:szCs w:val="24"/>
        </w:rPr>
        <w:t>敬済</w:t>
      </w:r>
      <w:r w:rsidRPr="008A1977">
        <w:rPr>
          <w:rFonts w:hint="eastAsia"/>
          <w:sz w:val="24"/>
          <w:szCs w:val="24"/>
        </w:rPr>
        <w:t>が、広域自然災害発生時の「民間人による災害対策チーム」として発足し、多くの方の賛同を頂き、ボランティアベースで様々な活動を実施して「災害に負けない」という想いを培ってまいりました。</w:t>
      </w:r>
    </w:p>
    <w:p w:rsidR="00BA54F6" w:rsidRDefault="00BA54F6" w:rsidP="00BA54F6">
      <w:pPr>
        <w:ind w:leftChars="300" w:left="630" w:firstLineChars="100" w:firstLine="240"/>
        <w:rPr>
          <w:sz w:val="24"/>
          <w:szCs w:val="24"/>
        </w:rPr>
      </w:pPr>
      <w:r>
        <w:rPr>
          <w:rFonts w:hint="eastAsia"/>
          <w:sz w:val="24"/>
          <w:szCs w:val="24"/>
        </w:rPr>
        <w:t>その力を基礎として、代表片山敬済が様々な分野のプロフェッショナルに</w:t>
      </w:r>
      <w:r>
        <w:rPr>
          <w:rFonts w:hint="eastAsia"/>
          <w:sz w:val="24"/>
          <w:szCs w:val="24"/>
        </w:rPr>
        <w:t>BERT</w:t>
      </w:r>
      <w:r>
        <w:rPr>
          <w:rFonts w:hint="eastAsia"/>
          <w:sz w:val="24"/>
          <w:szCs w:val="24"/>
        </w:rPr>
        <w:t>理念を伝道し、災害に負けない街づくりを実践できる組織に作り上げております。</w:t>
      </w:r>
    </w:p>
    <w:p w:rsidR="00BA54F6" w:rsidRPr="00A70188" w:rsidRDefault="00BA54F6" w:rsidP="00BA54F6">
      <w:pPr>
        <w:jc w:val="left"/>
        <w:rPr>
          <w:sz w:val="24"/>
          <w:szCs w:val="24"/>
        </w:rPr>
      </w:pPr>
    </w:p>
    <w:p w:rsidR="00BA54F6" w:rsidRPr="00616399" w:rsidRDefault="00BA54F6" w:rsidP="00BA54F6">
      <w:pPr>
        <w:pStyle w:val="a3"/>
        <w:numPr>
          <w:ilvl w:val="0"/>
          <w:numId w:val="6"/>
        </w:numPr>
        <w:ind w:leftChars="0"/>
        <w:jc w:val="left"/>
        <w:rPr>
          <w:sz w:val="24"/>
          <w:szCs w:val="24"/>
        </w:rPr>
      </w:pPr>
      <w:r w:rsidRPr="00616399">
        <w:rPr>
          <w:rFonts w:hint="eastAsia"/>
          <w:sz w:val="24"/>
          <w:szCs w:val="24"/>
        </w:rPr>
        <w:t>グループ概要図</w:t>
      </w:r>
    </w:p>
    <w:p w:rsidR="00BA54F6" w:rsidRDefault="00BA54F6" w:rsidP="00BA54F6">
      <w:pPr>
        <w:ind w:left="720" w:hangingChars="300" w:hanging="720"/>
        <w:jc w:val="left"/>
        <w:rPr>
          <w:sz w:val="24"/>
          <w:szCs w:val="24"/>
        </w:rPr>
      </w:pPr>
      <w:r>
        <w:rPr>
          <w:rFonts w:hint="eastAsia"/>
          <w:sz w:val="24"/>
          <w:szCs w:val="24"/>
        </w:rPr>
        <w:t xml:space="preserve">　　　　</w:t>
      </w:r>
      <w:r>
        <w:rPr>
          <w:rFonts w:hint="eastAsia"/>
          <w:sz w:val="24"/>
          <w:szCs w:val="24"/>
        </w:rPr>
        <w:t>BERT</w:t>
      </w:r>
      <w:r>
        <w:rPr>
          <w:rFonts w:hint="eastAsia"/>
          <w:sz w:val="24"/>
          <w:szCs w:val="24"/>
        </w:rPr>
        <w:t>は、役割に応じた以下の３法人から形成されております。本事業の契約主体は一般社団法人</w:t>
      </w:r>
      <w:r w:rsidRPr="00A33C7C">
        <w:rPr>
          <w:rFonts w:hint="eastAsia"/>
          <w:sz w:val="24"/>
          <w:szCs w:val="24"/>
        </w:rPr>
        <w:t>BERT</w:t>
      </w:r>
      <w:r w:rsidRPr="00A33C7C">
        <w:rPr>
          <w:sz w:val="24"/>
          <w:szCs w:val="24"/>
        </w:rPr>
        <w:t xml:space="preserve"> </w:t>
      </w:r>
      <w:r w:rsidR="000873E9" w:rsidRPr="00A33C7C">
        <w:rPr>
          <w:rFonts w:hint="eastAsia"/>
          <w:sz w:val="24"/>
          <w:szCs w:val="24"/>
        </w:rPr>
        <w:t>INT</w:t>
      </w:r>
      <w:r w:rsidRPr="00A33C7C">
        <w:rPr>
          <w:rFonts w:hint="eastAsia"/>
          <w:sz w:val="24"/>
          <w:szCs w:val="24"/>
        </w:rPr>
        <w:t>ERNATIONAL</w:t>
      </w:r>
      <w:r>
        <w:rPr>
          <w:rFonts w:hint="eastAsia"/>
          <w:sz w:val="24"/>
          <w:szCs w:val="24"/>
        </w:rPr>
        <w:t>とし、</w:t>
      </w:r>
      <w:r>
        <w:rPr>
          <w:rFonts w:hint="eastAsia"/>
          <w:sz w:val="24"/>
          <w:szCs w:val="24"/>
        </w:rPr>
        <w:t>NPO</w:t>
      </w:r>
      <w:r>
        <w:rPr>
          <w:rFonts w:hint="eastAsia"/>
          <w:sz w:val="24"/>
          <w:szCs w:val="24"/>
        </w:rPr>
        <w:t>法人及び一般財団法法人は必要に応じて参画いたします。</w:t>
      </w:r>
    </w:p>
    <w:p w:rsidR="00BA54F6" w:rsidRDefault="00BA54F6" w:rsidP="00BA54F6">
      <w:pPr>
        <w:jc w:val="center"/>
        <w:rPr>
          <w:noProof/>
          <w:sz w:val="24"/>
          <w:szCs w:val="24"/>
        </w:rPr>
      </w:pPr>
    </w:p>
    <w:p w:rsidR="00A33C7C" w:rsidRDefault="00A33C7C" w:rsidP="00BA54F6">
      <w:pPr>
        <w:jc w:val="center"/>
        <w:rPr>
          <w:noProof/>
          <w:sz w:val="24"/>
          <w:szCs w:val="24"/>
        </w:rPr>
      </w:pPr>
      <w:r>
        <w:rPr>
          <w:noProof/>
          <w:sz w:val="24"/>
          <w:szCs w:val="24"/>
        </w:rPr>
        <w:drawing>
          <wp:inline distT="0" distB="0" distL="0" distR="0" wp14:anchorId="6DC623AA">
            <wp:extent cx="4371975" cy="2316175"/>
            <wp:effectExtent l="0" t="0" r="0" b="8255"/>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83984" cy="2322537"/>
                    </a:xfrm>
                    <a:prstGeom prst="rect">
                      <a:avLst/>
                    </a:prstGeom>
                    <a:noFill/>
                    <a:ln>
                      <a:noFill/>
                    </a:ln>
                  </pic:spPr>
                </pic:pic>
              </a:graphicData>
            </a:graphic>
          </wp:inline>
        </w:drawing>
      </w:r>
    </w:p>
    <w:p w:rsidR="00A33C7C" w:rsidRDefault="00A33C7C" w:rsidP="00BA54F6">
      <w:pPr>
        <w:jc w:val="center"/>
        <w:rPr>
          <w:sz w:val="24"/>
          <w:szCs w:val="24"/>
        </w:rPr>
      </w:pPr>
    </w:p>
    <w:p w:rsidR="00BA54F6" w:rsidRDefault="00BA54F6" w:rsidP="00BA54F6">
      <w:pPr>
        <w:jc w:val="center"/>
        <w:rPr>
          <w:sz w:val="24"/>
          <w:szCs w:val="24"/>
        </w:rPr>
      </w:pPr>
    </w:p>
    <w:p w:rsidR="00BA54F6" w:rsidRDefault="00BA54F6" w:rsidP="00BA54F6">
      <w:pPr>
        <w:pStyle w:val="a3"/>
        <w:numPr>
          <w:ilvl w:val="0"/>
          <w:numId w:val="6"/>
        </w:numPr>
        <w:ind w:leftChars="0"/>
        <w:jc w:val="left"/>
        <w:rPr>
          <w:sz w:val="24"/>
          <w:szCs w:val="24"/>
        </w:rPr>
      </w:pPr>
      <w:r>
        <w:rPr>
          <w:rFonts w:hint="eastAsia"/>
          <w:sz w:val="24"/>
          <w:szCs w:val="24"/>
        </w:rPr>
        <w:t>グループ代表　片山敬済　プロフィール</w:t>
      </w:r>
    </w:p>
    <w:p w:rsidR="00BA54F6" w:rsidRDefault="00BA54F6" w:rsidP="00BA54F6">
      <w:pPr>
        <w:ind w:leftChars="300" w:left="630" w:firstLineChars="100" w:firstLine="240"/>
        <w:jc w:val="left"/>
        <w:rPr>
          <w:sz w:val="24"/>
          <w:szCs w:val="24"/>
        </w:rPr>
      </w:pPr>
      <w:r w:rsidRPr="00A70188">
        <w:rPr>
          <w:rFonts w:hint="eastAsia"/>
          <w:sz w:val="24"/>
          <w:szCs w:val="24"/>
        </w:rPr>
        <w:t>兵庫県生まれのモーターサイクル・ロードレースライダー。</w:t>
      </w:r>
      <w:r w:rsidRPr="00A70188">
        <w:rPr>
          <w:rFonts w:hint="eastAsia"/>
          <w:sz w:val="24"/>
          <w:szCs w:val="24"/>
        </w:rPr>
        <w:t>1977</w:t>
      </w:r>
      <w:r w:rsidRPr="00A70188">
        <w:rPr>
          <w:rFonts w:hint="eastAsia"/>
          <w:sz w:val="24"/>
          <w:szCs w:val="24"/>
        </w:rPr>
        <w:t>年に日本出身者として初めてのロードレース世界選手権（</w:t>
      </w:r>
      <w:r w:rsidRPr="00A70188">
        <w:rPr>
          <w:rFonts w:hint="eastAsia"/>
          <w:sz w:val="24"/>
          <w:szCs w:val="24"/>
        </w:rPr>
        <w:t>WGP</w:t>
      </w:r>
      <w:r w:rsidRPr="00A70188">
        <w:rPr>
          <w:rFonts w:hint="eastAsia"/>
          <w:sz w:val="24"/>
          <w:szCs w:val="24"/>
        </w:rPr>
        <w:t>）チャンピオン獲得。東日本大震災後、『大災害発生直後の５日間は、家屋の倒壊や土砂崩れで道路が寸断され、四輪車で救助に駆けつけることがとても困難な状況が訪れる。そのような困難な状態でも機動性を活かしたオートバイならば、食料や物資を被災地に運び込むことができる。』その利点を最大限に活かした活動を、全国的に組織だって行おうと呼びかけ</w:t>
      </w:r>
      <w:r>
        <w:rPr>
          <w:rFonts w:hint="eastAsia"/>
          <w:sz w:val="24"/>
          <w:szCs w:val="24"/>
        </w:rPr>
        <w:t>特定非営利活動法人</w:t>
      </w:r>
      <w:r w:rsidRPr="00A70188">
        <w:rPr>
          <w:rFonts w:hint="eastAsia"/>
          <w:sz w:val="24"/>
          <w:szCs w:val="24"/>
        </w:rPr>
        <w:t>BERT</w:t>
      </w:r>
      <w:r w:rsidRPr="00A70188">
        <w:rPr>
          <w:rFonts w:hint="eastAsia"/>
          <w:sz w:val="24"/>
          <w:szCs w:val="24"/>
        </w:rPr>
        <w:t>を</w:t>
      </w:r>
      <w:r>
        <w:rPr>
          <w:rFonts w:hint="eastAsia"/>
          <w:sz w:val="24"/>
          <w:szCs w:val="24"/>
        </w:rPr>
        <w:t>平成</w:t>
      </w:r>
      <w:r w:rsidR="000873E9" w:rsidRPr="00A33C7C">
        <w:rPr>
          <w:rFonts w:hint="eastAsia"/>
          <w:sz w:val="24"/>
          <w:szCs w:val="24"/>
        </w:rPr>
        <w:t>2</w:t>
      </w:r>
      <w:r w:rsidR="00A33C7C" w:rsidRPr="00A33C7C">
        <w:rPr>
          <w:rFonts w:hint="eastAsia"/>
          <w:sz w:val="24"/>
          <w:szCs w:val="24"/>
        </w:rPr>
        <w:t>3</w:t>
      </w:r>
      <w:r>
        <w:rPr>
          <w:rFonts w:hint="eastAsia"/>
          <w:sz w:val="24"/>
          <w:szCs w:val="24"/>
        </w:rPr>
        <w:t>年に</w:t>
      </w:r>
      <w:r w:rsidRPr="00A70188">
        <w:rPr>
          <w:rFonts w:hint="eastAsia"/>
          <w:sz w:val="24"/>
          <w:szCs w:val="24"/>
        </w:rPr>
        <w:t>設立。</w:t>
      </w:r>
    </w:p>
    <w:p w:rsidR="00BA54F6" w:rsidRDefault="00BA54F6" w:rsidP="00BA54F6">
      <w:pPr>
        <w:jc w:val="left"/>
        <w:rPr>
          <w:sz w:val="24"/>
          <w:szCs w:val="24"/>
        </w:rPr>
      </w:pPr>
    </w:p>
    <w:p w:rsidR="00BA54F6" w:rsidRDefault="00BA54F6" w:rsidP="00BA54F6">
      <w:pPr>
        <w:jc w:val="left"/>
        <w:rPr>
          <w:sz w:val="24"/>
          <w:szCs w:val="24"/>
        </w:rPr>
      </w:pPr>
    </w:p>
    <w:p w:rsidR="00BA54F6" w:rsidRPr="00616399" w:rsidRDefault="00BA54F6" w:rsidP="00BA54F6">
      <w:pPr>
        <w:pStyle w:val="a3"/>
        <w:numPr>
          <w:ilvl w:val="0"/>
          <w:numId w:val="6"/>
        </w:numPr>
        <w:ind w:leftChars="0"/>
        <w:jc w:val="left"/>
        <w:rPr>
          <w:sz w:val="24"/>
          <w:szCs w:val="24"/>
        </w:rPr>
      </w:pPr>
      <w:r>
        <w:rPr>
          <w:rFonts w:hint="eastAsia"/>
          <w:sz w:val="24"/>
          <w:szCs w:val="24"/>
        </w:rPr>
        <w:t>これまでの活動（一部）</w:t>
      </w:r>
    </w:p>
    <w:p w:rsidR="00BA54F6" w:rsidRDefault="00BA54F6" w:rsidP="00BA54F6">
      <w:pPr>
        <w:ind w:leftChars="200" w:left="840" w:hangingChars="200" w:hanging="420"/>
        <w:jc w:val="left"/>
        <w:rPr>
          <w:noProof/>
        </w:rPr>
      </w:pPr>
      <w:r>
        <w:rPr>
          <w:noProof/>
        </w:rPr>
        <w:lastRenderedPageBreak/>
        <w:drawing>
          <wp:inline distT="0" distB="0" distL="0" distR="0" wp14:anchorId="25942779" wp14:editId="3FBB1184">
            <wp:extent cx="4000500" cy="3141754"/>
            <wp:effectExtent l="0" t="0" r="0" b="1905"/>
            <wp:docPr id="1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44815" cy="3176557"/>
                    </a:xfrm>
                    <a:prstGeom prst="rect">
                      <a:avLst/>
                    </a:prstGeom>
                    <a:noFill/>
                    <a:ln>
                      <a:noFill/>
                    </a:ln>
                  </pic:spPr>
                </pic:pic>
              </a:graphicData>
            </a:graphic>
          </wp:inline>
        </w:drawing>
      </w:r>
      <w:r>
        <w:rPr>
          <w:noProof/>
        </w:rPr>
        <w:drawing>
          <wp:inline distT="0" distB="0" distL="0" distR="0" wp14:anchorId="069BD683" wp14:editId="23812619">
            <wp:extent cx="3629025" cy="2590975"/>
            <wp:effectExtent l="0" t="0" r="0" b="0"/>
            <wp:docPr id="12"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12451" cy="2650538"/>
                    </a:xfrm>
                    <a:prstGeom prst="rect">
                      <a:avLst/>
                    </a:prstGeom>
                    <a:noFill/>
                    <a:ln>
                      <a:noFill/>
                    </a:ln>
                  </pic:spPr>
                </pic:pic>
              </a:graphicData>
            </a:graphic>
          </wp:inline>
        </w:drawing>
      </w:r>
    </w:p>
    <w:p w:rsidR="00BA54F6" w:rsidRPr="003272DD" w:rsidRDefault="00BA54F6" w:rsidP="00BA54F6">
      <w:pPr>
        <w:ind w:leftChars="300" w:left="1050" w:hangingChars="200" w:hanging="420"/>
        <w:rPr>
          <w:sz w:val="24"/>
          <w:szCs w:val="24"/>
        </w:rPr>
      </w:pPr>
      <w:r>
        <w:rPr>
          <w:noProof/>
        </w:rPr>
        <w:drawing>
          <wp:inline distT="0" distB="0" distL="0" distR="0" wp14:anchorId="15575C24" wp14:editId="53768F45">
            <wp:extent cx="3810000" cy="2666875"/>
            <wp:effectExtent l="0" t="0" r="0" b="635"/>
            <wp:docPr id="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24709" cy="2677171"/>
                    </a:xfrm>
                    <a:prstGeom prst="rect">
                      <a:avLst/>
                    </a:prstGeom>
                    <a:noFill/>
                    <a:ln>
                      <a:noFill/>
                    </a:ln>
                  </pic:spPr>
                </pic:pic>
              </a:graphicData>
            </a:graphic>
          </wp:inline>
        </w:drawing>
      </w:r>
    </w:p>
    <w:sectPr w:rsidR="00BA54F6" w:rsidRPr="003272DD" w:rsidSect="00E80E7C">
      <w:pgSz w:w="11906" w:h="16838"/>
      <w:pgMar w:top="1418" w:right="1841" w:bottom="993" w:left="1701" w:header="851" w:footer="992" w:gutter="0"/>
      <w:cols w:space="425"/>
      <w:docGrid w:type="lines" w:linePitch="360"/>
      <w:sectPrChange w:id="20" w:author="作成者">
        <w:sectPr w:rsidR="00BA54F6" w:rsidRPr="003272DD" w:rsidSect="00E80E7C">
          <w:pgMar w:top="1560" w:right="1841" w:bottom="993" w:left="1701" w:header="851" w:footer="992" w:gutter="0"/>
        </w:sectPr>
      </w:sectPrChang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B1BE7" w:rsidRDefault="002B1BE7" w:rsidP="00E97F7F">
      <w:r>
        <w:separator/>
      </w:r>
    </w:p>
  </w:endnote>
  <w:endnote w:type="continuationSeparator" w:id="0">
    <w:p w:rsidR="002B1BE7" w:rsidRDefault="002B1BE7" w:rsidP="00E97F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 w:name="ＭＳ Ｐゴシック">
    <w:panose1 w:val="020B0600070205080204"/>
    <w:charset w:val="80"/>
    <w:family w:val="modern"/>
    <w:pitch w:val="variable"/>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B1BE7" w:rsidRDefault="002B1BE7" w:rsidP="00E97F7F">
      <w:r>
        <w:separator/>
      </w:r>
    </w:p>
  </w:footnote>
  <w:footnote w:type="continuationSeparator" w:id="0">
    <w:p w:rsidR="002B1BE7" w:rsidRDefault="002B1BE7" w:rsidP="00E97F7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5594E"/>
    <w:multiLevelType w:val="hybridMultilevel"/>
    <w:tmpl w:val="D0D8A498"/>
    <w:lvl w:ilvl="0" w:tplc="D76C0694">
      <w:start w:val="1"/>
      <w:numFmt w:val="decimalFullWidth"/>
      <w:lvlText w:val="（%1）"/>
      <w:lvlJc w:val="left"/>
      <w:pPr>
        <w:ind w:left="885" w:hanging="885"/>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nsid w:val="05664259"/>
    <w:multiLevelType w:val="hybridMultilevel"/>
    <w:tmpl w:val="1728E318"/>
    <w:lvl w:ilvl="0" w:tplc="B8AE8ACC">
      <w:start w:val="1"/>
      <w:numFmt w:val="decimalEnclosedCircle"/>
      <w:lvlText w:val="%1"/>
      <w:lvlJc w:val="left"/>
      <w:pPr>
        <w:ind w:left="1080" w:hanging="360"/>
      </w:pPr>
      <w:rPr>
        <w:rFonts w:hint="default"/>
      </w:rPr>
    </w:lvl>
    <w:lvl w:ilvl="1" w:tplc="04090017" w:tentative="1">
      <w:start w:val="1"/>
      <w:numFmt w:val="aiueoFullWidth"/>
      <w:lvlText w:val="(%2)"/>
      <w:lvlJc w:val="left"/>
      <w:pPr>
        <w:ind w:left="1560" w:hanging="420"/>
      </w:pPr>
    </w:lvl>
    <w:lvl w:ilvl="2" w:tplc="04090011" w:tentative="1">
      <w:start w:val="1"/>
      <w:numFmt w:val="decimalEnclosedCircle"/>
      <w:lvlText w:val="%3"/>
      <w:lvlJc w:val="left"/>
      <w:pPr>
        <w:ind w:left="1980" w:hanging="420"/>
      </w:pPr>
    </w:lvl>
    <w:lvl w:ilvl="3" w:tplc="0409000F" w:tentative="1">
      <w:start w:val="1"/>
      <w:numFmt w:val="decimal"/>
      <w:lvlText w:val="%4."/>
      <w:lvlJc w:val="left"/>
      <w:pPr>
        <w:ind w:left="2400" w:hanging="420"/>
      </w:pPr>
    </w:lvl>
    <w:lvl w:ilvl="4" w:tplc="04090017" w:tentative="1">
      <w:start w:val="1"/>
      <w:numFmt w:val="aiueoFullWidth"/>
      <w:lvlText w:val="(%5)"/>
      <w:lvlJc w:val="left"/>
      <w:pPr>
        <w:ind w:left="2820" w:hanging="420"/>
      </w:pPr>
    </w:lvl>
    <w:lvl w:ilvl="5" w:tplc="04090011" w:tentative="1">
      <w:start w:val="1"/>
      <w:numFmt w:val="decimalEnclosedCircle"/>
      <w:lvlText w:val="%6"/>
      <w:lvlJc w:val="left"/>
      <w:pPr>
        <w:ind w:left="3240" w:hanging="420"/>
      </w:pPr>
    </w:lvl>
    <w:lvl w:ilvl="6" w:tplc="0409000F" w:tentative="1">
      <w:start w:val="1"/>
      <w:numFmt w:val="decimal"/>
      <w:lvlText w:val="%7."/>
      <w:lvlJc w:val="left"/>
      <w:pPr>
        <w:ind w:left="3660" w:hanging="420"/>
      </w:pPr>
    </w:lvl>
    <w:lvl w:ilvl="7" w:tplc="04090017" w:tentative="1">
      <w:start w:val="1"/>
      <w:numFmt w:val="aiueoFullWidth"/>
      <w:lvlText w:val="(%8)"/>
      <w:lvlJc w:val="left"/>
      <w:pPr>
        <w:ind w:left="4080" w:hanging="420"/>
      </w:pPr>
    </w:lvl>
    <w:lvl w:ilvl="8" w:tplc="04090011" w:tentative="1">
      <w:start w:val="1"/>
      <w:numFmt w:val="decimalEnclosedCircle"/>
      <w:lvlText w:val="%9"/>
      <w:lvlJc w:val="left"/>
      <w:pPr>
        <w:ind w:left="4500" w:hanging="420"/>
      </w:pPr>
    </w:lvl>
  </w:abstractNum>
  <w:abstractNum w:abstractNumId="2">
    <w:nsid w:val="269F6596"/>
    <w:multiLevelType w:val="hybridMultilevel"/>
    <w:tmpl w:val="82B62008"/>
    <w:lvl w:ilvl="0" w:tplc="D4D0E78C">
      <w:start w:val="1"/>
      <w:numFmt w:val="decimalEnclosedCircle"/>
      <w:lvlText w:val="%1"/>
      <w:lvlJc w:val="left"/>
      <w:pPr>
        <w:ind w:left="840" w:hanging="360"/>
      </w:pPr>
      <w:rPr>
        <w:rFonts w:hint="default"/>
      </w:rPr>
    </w:lvl>
    <w:lvl w:ilvl="1" w:tplc="04090017" w:tentative="1">
      <w:start w:val="1"/>
      <w:numFmt w:val="aiueoFullWidth"/>
      <w:lvlText w:val="(%2)"/>
      <w:lvlJc w:val="left"/>
      <w:pPr>
        <w:ind w:left="1320" w:hanging="420"/>
      </w:pPr>
    </w:lvl>
    <w:lvl w:ilvl="2" w:tplc="04090011" w:tentative="1">
      <w:start w:val="1"/>
      <w:numFmt w:val="decimalEnclosedCircle"/>
      <w:lvlText w:val="%3"/>
      <w:lvlJc w:val="left"/>
      <w:pPr>
        <w:ind w:left="1740" w:hanging="420"/>
      </w:pPr>
    </w:lvl>
    <w:lvl w:ilvl="3" w:tplc="0409000F" w:tentative="1">
      <w:start w:val="1"/>
      <w:numFmt w:val="decimal"/>
      <w:lvlText w:val="%4."/>
      <w:lvlJc w:val="left"/>
      <w:pPr>
        <w:ind w:left="2160" w:hanging="420"/>
      </w:pPr>
    </w:lvl>
    <w:lvl w:ilvl="4" w:tplc="04090017" w:tentative="1">
      <w:start w:val="1"/>
      <w:numFmt w:val="aiueoFullWidth"/>
      <w:lvlText w:val="(%5)"/>
      <w:lvlJc w:val="left"/>
      <w:pPr>
        <w:ind w:left="2580" w:hanging="420"/>
      </w:pPr>
    </w:lvl>
    <w:lvl w:ilvl="5" w:tplc="04090011" w:tentative="1">
      <w:start w:val="1"/>
      <w:numFmt w:val="decimalEnclosedCircle"/>
      <w:lvlText w:val="%6"/>
      <w:lvlJc w:val="left"/>
      <w:pPr>
        <w:ind w:left="3000" w:hanging="420"/>
      </w:pPr>
    </w:lvl>
    <w:lvl w:ilvl="6" w:tplc="0409000F" w:tentative="1">
      <w:start w:val="1"/>
      <w:numFmt w:val="decimal"/>
      <w:lvlText w:val="%7."/>
      <w:lvlJc w:val="left"/>
      <w:pPr>
        <w:ind w:left="3420" w:hanging="420"/>
      </w:pPr>
    </w:lvl>
    <w:lvl w:ilvl="7" w:tplc="04090017" w:tentative="1">
      <w:start w:val="1"/>
      <w:numFmt w:val="aiueoFullWidth"/>
      <w:lvlText w:val="(%8)"/>
      <w:lvlJc w:val="left"/>
      <w:pPr>
        <w:ind w:left="3840" w:hanging="420"/>
      </w:pPr>
    </w:lvl>
    <w:lvl w:ilvl="8" w:tplc="04090011" w:tentative="1">
      <w:start w:val="1"/>
      <w:numFmt w:val="decimalEnclosedCircle"/>
      <w:lvlText w:val="%9"/>
      <w:lvlJc w:val="left"/>
      <w:pPr>
        <w:ind w:left="4260" w:hanging="420"/>
      </w:pPr>
    </w:lvl>
  </w:abstractNum>
  <w:abstractNum w:abstractNumId="3">
    <w:nsid w:val="58CF5719"/>
    <w:multiLevelType w:val="hybridMultilevel"/>
    <w:tmpl w:val="1728E318"/>
    <w:lvl w:ilvl="0" w:tplc="B8AE8ACC">
      <w:start w:val="1"/>
      <w:numFmt w:val="decimalEnclosedCircle"/>
      <w:lvlText w:val="%1"/>
      <w:lvlJc w:val="left"/>
      <w:pPr>
        <w:ind w:left="1080" w:hanging="360"/>
      </w:pPr>
      <w:rPr>
        <w:rFonts w:hint="default"/>
      </w:rPr>
    </w:lvl>
    <w:lvl w:ilvl="1" w:tplc="04090017" w:tentative="1">
      <w:start w:val="1"/>
      <w:numFmt w:val="aiueoFullWidth"/>
      <w:lvlText w:val="(%2)"/>
      <w:lvlJc w:val="left"/>
      <w:pPr>
        <w:ind w:left="1560" w:hanging="420"/>
      </w:pPr>
    </w:lvl>
    <w:lvl w:ilvl="2" w:tplc="04090011" w:tentative="1">
      <w:start w:val="1"/>
      <w:numFmt w:val="decimalEnclosedCircle"/>
      <w:lvlText w:val="%3"/>
      <w:lvlJc w:val="left"/>
      <w:pPr>
        <w:ind w:left="1980" w:hanging="420"/>
      </w:pPr>
    </w:lvl>
    <w:lvl w:ilvl="3" w:tplc="0409000F" w:tentative="1">
      <w:start w:val="1"/>
      <w:numFmt w:val="decimal"/>
      <w:lvlText w:val="%4."/>
      <w:lvlJc w:val="left"/>
      <w:pPr>
        <w:ind w:left="2400" w:hanging="420"/>
      </w:pPr>
    </w:lvl>
    <w:lvl w:ilvl="4" w:tplc="04090017" w:tentative="1">
      <w:start w:val="1"/>
      <w:numFmt w:val="aiueoFullWidth"/>
      <w:lvlText w:val="(%5)"/>
      <w:lvlJc w:val="left"/>
      <w:pPr>
        <w:ind w:left="2820" w:hanging="420"/>
      </w:pPr>
    </w:lvl>
    <w:lvl w:ilvl="5" w:tplc="04090011" w:tentative="1">
      <w:start w:val="1"/>
      <w:numFmt w:val="decimalEnclosedCircle"/>
      <w:lvlText w:val="%6"/>
      <w:lvlJc w:val="left"/>
      <w:pPr>
        <w:ind w:left="3240" w:hanging="420"/>
      </w:pPr>
    </w:lvl>
    <w:lvl w:ilvl="6" w:tplc="0409000F" w:tentative="1">
      <w:start w:val="1"/>
      <w:numFmt w:val="decimal"/>
      <w:lvlText w:val="%7."/>
      <w:lvlJc w:val="left"/>
      <w:pPr>
        <w:ind w:left="3660" w:hanging="420"/>
      </w:pPr>
    </w:lvl>
    <w:lvl w:ilvl="7" w:tplc="04090017" w:tentative="1">
      <w:start w:val="1"/>
      <w:numFmt w:val="aiueoFullWidth"/>
      <w:lvlText w:val="(%8)"/>
      <w:lvlJc w:val="left"/>
      <w:pPr>
        <w:ind w:left="4080" w:hanging="420"/>
      </w:pPr>
    </w:lvl>
    <w:lvl w:ilvl="8" w:tplc="04090011" w:tentative="1">
      <w:start w:val="1"/>
      <w:numFmt w:val="decimalEnclosedCircle"/>
      <w:lvlText w:val="%9"/>
      <w:lvlJc w:val="left"/>
      <w:pPr>
        <w:ind w:left="4500" w:hanging="420"/>
      </w:pPr>
    </w:lvl>
  </w:abstractNum>
  <w:abstractNum w:abstractNumId="4">
    <w:nsid w:val="6F457D6E"/>
    <w:multiLevelType w:val="hybridMultilevel"/>
    <w:tmpl w:val="15E661AC"/>
    <w:lvl w:ilvl="0" w:tplc="3B3CE036">
      <w:start w:val="1"/>
      <w:numFmt w:val="decimalEnclosedCircle"/>
      <w:lvlText w:val="%1"/>
      <w:lvlJc w:val="left"/>
      <w:pPr>
        <w:ind w:left="840" w:hanging="360"/>
      </w:pPr>
      <w:rPr>
        <w:rFonts w:hint="default"/>
      </w:rPr>
    </w:lvl>
    <w:lvl w:ilvl="1" w:tplc="04090017" w:tentative="1">
      <w:start w:val="1"/>
      <w:numFmt w:val="aiueoFullWidth"/>
      <w:lvlText w:val="(%2)"/>
      <w:lvlJc w:val="left"/>
      <w:pPr>
        <w:ind w:left="1320" w:hanging="420"/>
      </w:pPr>
    </w:lvl>
    <w:lvl w:ilvl="2" w:tplc="04090011" w:tentative="1">
      <w:start w:val="1"/>
      <w:numFmt w:val="decimalEnclosedCircle"/>
      <w:lvlText w:val="%3"/>
      <w:lvlJc w:val="left"/>
      <w:pPr>
        <w:ind w:left="1740" w:hanging="420"/>
      </w:pPr>
    </w:lvl>
    <w:lvl w:ilvl="3" w:tplc="0409000F" w:tentative="1">
      <w:start w:val="1"/>
      <w:numFmt w:val="decimal"/>
      <w:lvlText w:val="%4."/>
      <w:lvlJc w:val="left"/>
      <w:pPr>
        <w:ind w:left="2160" w:hanging="420"/>
      </w:pPr>
    </w:lvl>
    <w:lvl w:ilvl="4" w:tplc="04090017" w:tentative="1">
      <w:start w:val="1"/>
      <w:numFmt w:val="aiueoFullWidth"/>
      <w:lvlText w:val="(%5)"/>
      <w:lvlJc w:val="left"/>
      <w:pPr>
        <w:ind w:left="2580" w:hanging="420"/>
      </w:pPr>
    </w:lvl>
    <w:lvl w:ilvl="5" w:tplc="04090011" w:tentative="1">
      <w:start w:val="1"/>
      <w:numFmt w:val="decimalEnclosedCircle"/>
      <w:lvlText w:val="%6"/>
      <w:lvlJc w:val="left"/>
      <w:pPr>
        <w:ind w:left="3000" w:hanging="420"/>
      </w:pPr>
    </w:lvl>
    <w:lvl w:ilvl="6" w:tplc="0409000F" w:tentative="1">
      <w:start w:val="1"/>
      <w:numFmt w:val="decimal"/>
      <w:lvlText w:val="%7."/>
      <w:lvlJc w:val="left"/>
      <w:pPr>
        <w:ind w:left="3420" w:hanging="420"/>
      </w:pPr>
    </w:lvl>
    <w:lvl w:ilvl="7" w:tplc="04090017" w:tentative="1">
      <w:start w:val="1"/>
      <w:numFmt w:val="aiueoFullWidth"/>
      <w:lvlText w:val="(%8)"/>
      <w:lvlJc w:val="left"/>
      <w:pPr>
        <w:ind w:left="3840" w:hanging="420"/>
      </w:pPr>
    </w:lvl>
    <w:lvl w:ilvl="8" w:tplc="04090011" w:tentative="1">
      <w:start w:val="1"/>
      <w:numFmt w:val="decimalEnclosedCircle"/>
      <w:lvlText w:val="%9"/>
      <w:lvlJc w:val="left"/>
      <w:pPr>
        <w:ind w:left="4260" w:hanging="420"/>
      </w:pPr>
    </w:lvl>
  </w:abstractNum>
  <w:abstractNum w:abstractNumId="5">
    <w:nsid w:val="7A63764C"/>
    <w:multiLevelType w:val="hybridMultilevel"/>
    <w:tmpl w:val="08143934"/>
    <w:lvl w:ilvl="0" w:tplc="346C62CE">
      <w:start w:val="1"/>
      <w:numFmt w:val="decimalEnclosedCircle"/>
      <w:lvlText w:val="%1"/>
      <w:lvlJc w:val="left"/>
      <w:pPr>
        <w:ind w:left="960" w:hanging="360"/>
      </w:pPr>
      <w:rPr>
        <w:rFonts w:hint="default"/>
      </w:rPr>
    </w:lvl>
    <w:lvl w:ilvl="1" w:tplc="04090017" w:tentative="1">
      <w:start w:val="1"/>
      <w:numFmt w:val="aiueoFullWidth"/>
      <w:lvlText w:val="(%2)"/>
      <w:lvlJc w:val="left"/>
      <w:pPr>
        <w:ind w:left="1440" w:hanging="420"/>
      </w:pPr>
    </w:lvl>
    <w:lvl w:ilvl="2" w:tplc="04090011" w:tentative="1">
      <w:start w:val="1"/>
      <w:numFmt w:val="decimalEnclosedCircle"/>
      <w:lvlText w:val="%3"/>
      <w:lvlJc w:val="left"/>
      <w:pPr>
        <w:ind w:left="1860" w:hanging="420"/>
      </w:pPr>
    </w:lvl>
    <w:lvl w:ilvl="3" w:tplc="0409000F" w:tentative="1">
      <w:start w:val="1"/>
      <w:numFmt w:val="decimal"/>
      <w:lvlText w:val="%4."/>
      <w:lvlJc w:val="left"/>
      <w:pPr>
        <w:ind w:left="2280" w:hanging="420"/>
      </w:pPr>
    </w:lvl>
    <w:lvl w:ilvl="4" w:tplc="04090017" w:tentative="1">
      <w:start w:val="1"/>
      <w:numFmt w:val="aiueoFullWidth"/>
      <w:lvlText w:val="(%5)"/>
      <w:lvlJc w:val="left"/>
      <w:pPr>
        <w:ind w:left="2700" w:hanging="420"/>
      </w:pPr>
    </w:lvl>
    <w:lvl w:ilvl="5" w:tplc="04090011" w:tentative="1">
      <w:start w:val="1"/>
      <w:numFmt w:val="decimalEnclosedCircle"/>
      <w:lvlText w:val="%6"/>
      <w:lvlJc w:val="left"/>
      <w:pPr>
        <w:ind w:left="3120" w:hanging="420"/>
      </w:pPr>
    </w:lvl>
    <w:lvl w:ilvl="6" w:tplc="0409000F" w:tentative="1">
      <w:start w:val="1"/>
      <w:numFmt w:val="decimal"/>
      <w:lvlText w:val="%7."/>
      <w:lvlJc w:val="left"/>
      <w:pPr>
        <w:ind w:left="3540" w:hanging="420"/>
      </w:pPr>
    </w:lvl>
    <w:lvl w:ilvl="7" w:tplc="04090017" w:tentative="1">
      <w:start w:val="1"/>
      <w:numFmt w:val="aiueoFullWidth"/>
      <w:lvlText w:val="(%8)"/>
      <w:lvlJc w:val="left"/>
      <w:pPr>
        <w:ind w:left="3960" w:hanging="420"/>
      </w:pPr>
    </w:lvl>
    <w:lvl w:ilvl="8" w:tplc="04090011" w:tentative="1">
      <w:start w:val="1"/>
      <w:numFmt w:val="decimalEnclosedCircle"/>
      <w:lvlText w:val="%9"/>
      <w:lvlJc w:val="left"/>
      <w:pPr>
        <w:ind w:left="4380" w:hanging="420"/>
      </w:pPr>
    </w:lvl>
  </w:abstractNum>
  <w:num w:numId="1">
    <w:abstractNumId w:val="3"/>
  </w:num>
  <w:num w:numId="2">
    <w:abstractNumId w:val="2"/>
  </w:num>
  <w:num w:numId="3">
    <w:abstractNumId w:val="1"/>
  </w:num>
  <w:num w:numId="4">
    <w:abstractNumId w:val="5"/>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bordersDoNotSurroundHeader/>
  <w:bordersDoNotSurroundFooter/>
  <w:trackRevisions/>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4E86"/>
    <w:rsid w:val="0006548E"/>
    <w:rsid w:val="000703B2"/>
    <w:rsid w:val="000873E9"/>
    <w:rsid w:val="001E1DD3"/>
    <w:rsid w:val="002B1BE7"/>
    <w:rsid w:val="002D16B5"/>
    <w:rsid w:val="003272DD"/>
    <w:rsid w:val="00444E86"/>
    <w:rsid w:val="00546F09"/>
    <w:rsid w:val="0056184F"/>
    <w:rsid w:val="00586567"/>
    <w:rsid w:val="0060061C"/>
    <w:rsid w:val="006B5B2A"/>
    <w:rsid w:val="006B62BB"/>
    <w:rsid w:val="006C7D30"/>
    <w:rsid w:val="006F2823"/>
    <w:rsid w:val="008B02E2"/>
    <w:rsid w:val="008D71DB"/>
    <w:rsid w:val="008E5E96"/>
    <w:rsid w:val="009C1BAC"/>
    <w:rsid w:val="00A33C7C"/>
    <w:rsid w:val="00A60D42"/>
    <w:rsid w:val="00A93AF3"/>
    <w:rsid w:val="00BA54F6"/>
    <w:rsid w:val="00C14AAA"/>
    <w:rsid w:val="00CA0AE3"/>
    <w:rsid w:val="00D123DC"/>
    <w:rsid w:val="00D775E5"/>
    <w:rsid w:val="00E73134"/>
    <w:rsid w:val="00E74501"/>
    <w:rsid w:val="00E80E7C"/>
    <w:rsid w:val="00E97F7F"/>
    <w:rsid w:val="00EE6DD5"/>
    <w:rsid w:val="00F51616"/>
    <w:rsid w:val="00FA2A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44E86"/>
    <w:pPr>
      <w:ind w:leftChars="400" w:left="840"/>
    </w:pPr>
  </w:style>
  <w:style w:type="paragraph" w:styleId="a4">
    <w:name w:val="Balloon Text"/>
    <w:basedOn w:val="a"/>
    <w:link w:val="a5"/>
    <w:uiPriority w:val="99"/>
    <w:semiHidden/>
    <w:unhideWhenUsed/>
    <w:rsid w:val="0060061C"/>
    <w:rPr>
      <w:rFonts w:asciiTheme="majorHAnsi" w:eastAsiaTheme="majorEastAsia" w:hAnsiTheme="majorHAnsi" w:cstheme="majorBidi"/>
      <w:sz w:val="18"/>
      <w:szCs w:val="18"/>
    </w:rPr>
  </w:style>
  <w:style w:type="character" w:customStyle="1" w:styleId="a5">
    <w:name w:val="吹き出し (文字)"/>
    <w:basedOn w:val="a0"/>
    <w:link w:val="a4"/>
    <w:uiPriority w:val="99"/>
    <w:semiHidden/>
    <w:rsid w:val="0060061C"/>
    <w:rPr>
      <w:rFonts w:asciiTheme="majorHAnsi" w:eastAsiaTheme="majorEastAsia" w:hAnsiTheme="majorHAnsi" w:cstheme="majorBidi"/>
      <w:sz w:val="18"/>
      <w:szCs w:val="18"/>
    </w:rPr>
  </w:style>
  <w:style w:type="paragraph" w:styleId="a6">
    <w:name w:val="header"/>
    <w:basedOn w:val="a"/>
    <w:link w:val="a7"/>
    <w:uiPriority w:val="99"/>
    <w:unhideWhenUsed/>
    <w:rsid w:val="00E97F7F"/>
    <w:pPr>
      <w:tabs>
        <w:tab w:val="center" w:pos="4252"/>
        <w:tab w:val="right" w:pos="8504"/>
      </w:tabs>
      <w:snapToGrid w:val="0"/>
    </w:pPr>
  </w:style>
  <w:style w:type="character" w:customStyle="1" w:styleId="a7">
    <w:name w:val="ヘッダー (文字)"/>
    <w:basedOn w:val="a0"/>
    <w:link w:val="a6"/>
    <w:uiPriority w:val="99"/>
    <w:rsid w:val="00E97F7F"/>
  </w:style>
  <w:style w:type="paragraph" w:styleId="a8">
    <w:name w:val="footer"/>
    <w:basedOn w:val="a"/>
    <w:link w:val="a9"/>
    <w:uiPriority w:val="99"/>
    <w:unhideWhenUsed/>
    <w:rsid w:val="00E97F7F"/>
    <w:pPr>
      <w:tabs>
        <w:tab w:val="center" w:pos="4252"/>
        <w:tab w:val="right" w:pos="8504"/>
      </w:tabs>
      <w:snapToGrid w:val="0"/>
    </w:pPr>
  </w:style>
  <w:style w:type="character" w:customStyle="1" w:styleId="a9">
    <w:name w:val="フッター (文字)"/>
    <w:basedOn w:val="a0"/>
    <w:link w:val="a8"/>
    <w:uiPriority w:val="99"/>
    <w:rsid w:val="00E97F7F"/>
  </w:style>
  <w:style w:type="paragraph" w:styleId="Web">
    <w:name w:val="Normal (Web)"/>
    <w:basedOn w:val="a"/>
    <w:uiPriority w:val="99"/>
    <w:semiHidden/>
    <w:unhideWhenUsed/>
    <w:rsid w:val="00CA0AE3"/>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31961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258</Words>
  <Characters>1475</Characters>
  <Application>Microsoft Office Word</Application>
  <DocSecurity>0</DocSecurity>
  <Lines>12</Lines>
  <Paragraphs>3</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1730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2014-11-09T23:18:00Z</dcterms:created>
  <dcterms:modified xsi:type="dcterms:W3CDTF">2014-11-12T07:16:00Z</dcterms:modified>
</cp:coreProperties>
</file>