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BCEA8B" w14:textId="77777777" w:rsidR="00171E5A" w:rsidRDefault="00171E5A" w:rsidP="00171E5A">
      <w:pPr>
        <w:jc w:val="center"/>
        <w:rPr>
          <w:rFonts w:ascii="ＭＳ ゴシック" w:eastAsia="ＭＳ ゴシック" w:hAnsi="ＭＳ ゴシック"/>
        </w:rPr>
      </w:pPr>
    </w:p>
    <w:p w14:paraId="027EDDD2" w14:textId="77777777" w:rsidR="00171E5A" w:rsidRDefault="00171E5A" w:rsidP="00171E5A">
      <w:pPr>
        <w:jc w:val="center"/>
        <w:rPr>
          <w:rFonts w:ascii="ＭＳ ゴシック" w:eastAsia="ＭＳ ゴシック" w:hAnsi="ＭＳ ゴシック"/>
        </w:rPr>
      </w:pPr>
    </w:p>
    <w:p w14:paraId="58107690" w14:textId="77777777" w:rsidR="00171E5A" w:rsidRDefault="00171E5A" w:rsidP="00171E5A">
      <w:pPr>
        <w:jc w:val="center"/>
        <w:rPr>
          <w:rFonts w:ascii="ＭＳ ゴシック" w:eastAsia="ＭＳ ゴシック" w:hAnsi="ＭＳ ゴシック"/>
        </w:rPr>
      </w:pPr>
    </w:p>
    <w:p w14:paraId="0AA151C7" w14:textId="77777777" w:rsidR="00171E5A" w:rsidRDefault="00171E5A" w:rsidP="00171E5A">
      <w:pPr>
        <w:jc w:val="center"/>
        <w:rPr>
          <w:rFonts w:ascii="ＭＳ ゴシック" w:eastAsia="ＭＳ ゴシック" w:hAnsi="ＭＳ ゴシック"/>
        </w:rPr>
      </w:pPr>
    </w:p>
    <w:p w14:paraId="69CAF324" w14:textId="77777777" w:rsidR="00171E5A" w:rsidRDefault="00171E5A" w:rsidP="00171E5A">
      <w:pPr>
        <w:jc w:val="center"/>
        <w:rPr>
          <w:rFonts w:ascii="ＭＳ ゴシック" w:eastAsia="ＭＳ ゴシック" w:hAnsi="ＭＳ ゴシック"/>
        </w:rPr>
      </w:pPr>
    </w:p>
    <w:p w14:paraId="29DEA098" w14:textId="77777777" w:rsidR="00171E5A" w:rsidRDefault="00171E5A" w:rsidP="00171E5A">
      <w:pPr>
        <w:jc w:val="center"/>
        <w:rPr>
          <w:rFonts w:ascii="ＭＳ ゴシック" w:eastAsia="ＭＳ ゴシック" w:hAnsi="ＭＳ ゴシック"/>
        </w:rPr>
      </w:pPr>
    </w:p>
    <w:p w14:paraId="5CC3AC00" w14:textId="77777777"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14:paraId="59AA7276" w14:textId="77777777" w:rsidR="00171E5A" w:rsidRDefault="009746D6"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シェル</w:t>
      </w:r>
    </w:p>
    <w:p w14:paraId="7AF5F95F" w14:textId="77777777" w:rsidR="00171E5A" w:rsidRPr="00171E5A" w:rsidRDefault="00171E5A" w:rsidP="00171E5A">
      <w:pPr>
        <w:jc w:val="center"/>
        <w:rPr>
          <w:rFonts w:ascii="ＭＳ ゴシック" w:eastAsia="ＭＳ ゴシック" w:hAnsi="ＭＳ ゴシック"/>
          <w:sz w:val="72"/>
          <w:szCs w:val="72"/>
        </w:rPr>
      </w:pPr>
    </w:p>
    <w:p w14:paraId="496CAFEA" w14:textId="77777777" w:rsidR="006D6C62" w:rsidRPr="00171E5A" w:rsidRDefault="006D6C62" w:rsidP="006D6C62">
      <w:pPr>
        <w:jc w:val="center"/>
        <w:rPr>
          <w:rFonts w:ascii="ＭＳ ゴシック" w:eastAsia="ＭＳ ゴシック" w:hAnsi="ＭＳ ゴシック" w:hint="eastAsia"/>
          <w:sz w:val="72"/>
          <w:szCs w:val="72"/>
        </w:rPr>
      </w:pPr>
      <w:r>
        <w:rPr>
          <w:rFonts w:ascii="ＭＳ ゴシック" w:eastAsia="ＭＳ ゴシック" w:hAnsi="ＭＳ ゴシック" w:hint="eastAsia"/>
          <w:sz w:val="72"/>
          <w:szCs w:val="72"/>
        </w:rPr>
        <w:t>運営規程</w:t>
      </w:r>
    </w:p>
    <w:p w14:paraId="69A58E54" w14:textId="77777777" w:rsidR="00171E5A" w:rsidRDefault="00171E5A" w:rsidP="00171E5A">
      <w:pPr>
        <w:jc w:val="center"/>
        <w:rPr>
          <w:rFonts w:ascii="ＭＳ ゴシック" w:eastAsia="ＭＳ ゴシック" w:hAnsi="ＭＳ ゴシック"/>
        </w:rPr>
      </w:pPr>
    </w:p>
    <w:p w14:paraId="0F52230E" w14:textId="77777777" w:rsidR="00171E5A" w:rsidRDefault="00171E5A" w:rsidP="00171E5A">
      <w:pPr>
        <w:jc w:val="center"/>
        <w:rPr>
          <w:rFonts w:ascii="ＭＳ ゴシック" w:eastAsia="ＭＳ ゴシック" w:hAnsi="ＭＳ ゴシック"/>
        </w:rPr>
      </w:pPr>
    </w:p>
    <w:p w14:paraId="5D179132" w14:textId="77777777" w:rsidR="00171E5A" w:rsidRDefault="00171E5A" w:rsidP="00171E5A">
      <w:pPr>
        <w:jc w:val="center"/>
        <w:rPr>
          <w:rFonts w:ascii="ＭＳ ゴシック" w:eastAsia="ＭＳ ゴシック" w:hAnsi="ＭＳ ゴシック"/>
        </w:rPr>
      </w:pPr>
    </w:p>
    <w:p w14:paraId="6C2A2572" w14:textId="77777777" w:rsidR="00171E5A" w:rsidRDefault="00171E5A" w:rsidP="00171E5A">
      <w:pPr>
        <w:jc w:val="center"/>
        <w:rPr>
          <w:rFonts w:ascii="ＭＳ ゴシック" w:eastAsia="ＭＳ ゴシック" w:hAnsi="ＭＳ ゴシック"/>
        </w:rPr>
      </w:pPr>
    </w:p>
    <w:p w14:paraId="27EB710A" w14:textId="77777777" w:rsidR="00171E5A" w:rsidRDefault="00171E5A" w:rsidP="00171E5A">
      <w:pPr>
        <w:jc w:val="center"/>
        <w:rPr>
          <w:rFonts w:ascii="ＭＳ ゴシック" w:eastAsia="ＭＳ ゴシック" w:hAnsi="ＭＳ ゴシック"/>
        </w:rPr>
      </w:pPr>
    </w:p>
    <w:p w14:paraId="0E5C5265" w14:textId="77777777" w:rsidR="00171E5A" w:rsidRDefault="00171E5A" w:rsidP="00171E5A">
      <w:pPr>
        <w:jc w:val="center"/>
        <w:rPr>
          <w:rFonts w:ascii="ＭＳ ゴシック" w:eastAsia="ＭＳ ゴシック" w:hAnsi="ＭＳ ゴシック"/>
        </w:rPr>
      </w:pPr>
    </w:p>
    <w:p w14:paraId="06D1A44B" w14:textId="77777777" w:rsidR="000D074F" w:rsidRDefault="000D074F" w:rsidP="00171E5A">
      <w:pPr>
        <w:jc w:val="center"/>
        <w:rPr>
          <w:rFonts w:ascii="ＭＳ ゴシック" w:eastAsia="ＭＳ ゴシック" w:hAnsi="ＭＳ ゴシック"/>
        </w:rPr>
      </w:pPr>
    </w:p>
    <w:p w14:paraId="33987C2E" w14:textId="77777777" w:rsidR="000D074F" w:rsidRDefault="000D074F" w:rsidP="00171E5A">
      <w:pPr>
        <w:jc w:val="center"/>
        <w:rPr>
          <w:rFonts w:ascii="ＭＳ ゴシック" w:eastAsia="ＭＳ ゴシック" w:hAnsi="ＭＳ ゴシック"/>
        </w:rPr>
      </w:pPr>
    </w:p>
    <w:p w14:paraId="7BE0CD9E" w14:textId="77777777" w:rsidR="000D074F" w:rsidRDefault="000D074F" w:rsidP="00171E5A">
      <w:pPr>
        <w:jc w:val="center"/>
        <w:rPr>
          <w:rFonts w:ascii="ＭＳ ゴシック" w:eastAsia="ＭＳ ゴシック" w:hAnsi="ＭＳ ゴシック"/>
        </w:rPr>
      </w:pPr>
    </w:p>
    <w:p w14:paraId="7A3D2F97" w14:textId="77777777" w:rsidR="000D074F" w:rsidRDefault="000D074F" w:rsidP="00171E5A">
      <w:pPr>
        <w:jc w:val="center"/>
        <w:rPr>
          <w:rFonts w:ascii="ＭＳ ゴシック" w:eastAsia="ＭＳ ゴシック" w:hAnsi="ＭＳ ゴシック"/>
        </w:rPr>
      </w:pPr>
    </w:p>
    <w:p w14:paraId="1857A42D" w14:textId="77777777" w:rsidR="000D074F" w:rsidRDefault="000D074F" w:rsidP="00171E5A">
      <w:pPr>
        <w:jc w:val="center"/>
        <w:rPr>
          <w:rFonts w:ascii="ＭＳ ゴシック" w:eastAsia="ＭＳ ゴシック" w:hAnsi="ＭＳ ゴシック"/>
        </w:rPr>
      </w:pPr>
    </w:p>
    <w:p w14:paraId="7542109C" w14:textId="77777777" w:rsidR="000D074F" w:rsidRDefault="000D074F" w:rsidP="00171E5A">
      <w:pPr>
        <w:jc w:val="center"/>
        <w:rPr>
          <w:rFonts w:ascii="ＭＳ ゴシック" w:eastAsia="ＭＳ ゴシック" w:hAnsi="ＭＳ ゴシック"/>
        </w:rPr>
      </w:pPr>
    </w:p>
    <w:p w14:paraId="02842EB5" w14:textId="77777777" w:rsidR="000D074F" w:rsidRDefault="000D074F" w:rsidP="00171E5A">
      <w:pPr>
        <w:jc w:val="center"/>
        <w:rPr>
          <w:rFonts w:ascii="ＭＳ ゴシック" w:eastAsia="ＭＳ ゴシック" w:hAnsi="ＭＳ ゴシック"/>
        </w:rPr>
      </w:pPr>
    </w:p>
    <w:p w14:paraId="240076F3" w14:textId="77777777" w:rsidR="000D074F" w:rsidRDefault="000D074F" w:rsidP="00171E5A">
      <w:pPr>
        <w:jc w:val="center"/>
        <w:rPr>
          <w:rFonts w:ascii="ＭＳ ゴシック" w:eastAsia="ＭＳ ゴシック" w:hAnsi="ＭＳ ゴシック"/>
        </w:rPr>
      </w:pPr>
    </w:p>
    <w:p w14:paraId="40E00DAA" w14:textId="77777777" w:rsidR="000D074F" w:rsidRDefault="000D074F" w:rsidP="00171E5A">
      <w:pPr>
        <w:jc w:val="center"/>
        <w:rPr>
          <w:rFonts w:ascii="ＭＳ ゴシック" w:eastAsia="ＭＳ ゴシック" w:hAnsi="ＭＳ ゴシック"/>
        </w:rPr>
      </w:pPr>
    </w:p>
    <w:p w14:paraId="6E7904E0" w14:textId="77777777" w:rsidR="000D074F" w:rsidRDefault="000D074F" w:rsidP="00171E5A">
      <w:pPr>
        <w:jc w:val="center"/>
        <w:rPr>
          <w:rFonts w:ascii="ＭＳ ゴシック" w:eastAsia="ＭＳ ゴシック" w:hAnsi="ＭＳ ゴシック"/>
        </w:rPr>
      </w:pPr>
    </w:p>
    <w:p w14:paraId="33BD0893" w14:textId="77777777" w:rsidR="000D074F" w:rsidRDefault="000D074F" w:rsidP="00171E5A">
      <w:pPr>
        <w:jc w:val="center"/>
        <w:rPr>
          <w:rFonts w:ascii="ＭＳ ゴシック" w:eastAsia="ＭＳ ゴシック" w:hAnsi="ＭＳ ゴシック"/>
        </w:rPr>
      </w:pPr>
    </w:p>
    <w:p w14:paraId="75FECB56" w14:textId="77777777" w:rsidR="000D074F" w:rsidRDefault="000D074F" w:rsidP="00171E5A">
      <w:pPr>
        <w:jc w:val="center"/>
        <w:rPr>
          <w:rFonts w:ascii="ＭＳ ゴシック" w:eastAsia="ＭＳ ゴシック" w:hAnsi="ＭＳ ゴシック"/>
        </w:rPr>
      </w:pPr>
    </w:p>
    <w:p w14:paraId="4ACB9D93" w14:textId="77777777"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14:paraId="0068E9A5" w14:textId="77777777"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9746D6">
        <w:rPr>
          <w:rFonts w:asciiTheme="minorEastAsia" w:eastAsiaTheme="minorEastAsia" w:hAnsiTheme="minorEastAsia" w:hint="eastAsia"/>
        </w:rPr>
        <w:t>シェル</w:t>
      </w:r>
      <w:r w:rsidRPr="00645EAB">
        <w:rPr>
          <w:rFonts w:asciiTheme="minorEastAsia" w:eastAsiaTheme="minorEastAsia" w:hAnsiTheme="minorEastAsia" w:hint="eastAsia"/>
        </w:rPr>
        <w:t>（就労継続支援Ｂ型）運営規程</w:t>
      </w:r>
    </w:p>
    <w:p w14:paraId="53D81F3B" w14:textId="77777777" w:rsidR="00171E5A" w:rsidRPr="00645EAB" w:rsidRDefault="00171E5A" w:rsidP="00171E5A">
      <w:pPr>
        <w:ind w:left="210" w:hangingChars="100" w:hanging="210"/>
        <w:rPr>
          <w:rFonts w:asciiTheme="minorEastAsia" w:eastAsiaTheme="minorEastAsia" w:hAnsiTheme="minorEastAsia"/>
        </w:rPr>
      </w:pPr>
    </w:p>
    <w:p w14:paraId="2532EE6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14:paraId="2DF1CB9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（以下「事業者」という。）が設置する</w:t>
      </w:r>
      <w:r w:rsidR="009746D6">
        <w:rPr>
          <w:rFonts w:asciiTheme="minorEastAsia" w:eastAsiaTheme="minorEastAsia" w:hAnsiTheme="minorEastAsia" w:hint="eastAsia"/>
        </w:rPr>
        <w:t>シェル</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14:paraId="301BA989" w14:textId="77777777" w:rsidR="00171E5A" w:rsidRPr="00645EAB" w:rsidRDefault="00171E5A" w:rsidP="00171E5A">
      <w:pPr>
        <w:ind w:left="210" w:hangingChars="100" w:hanging="210"/>
        <w:rPr>
          <w:rFonts w:asciiTheme="minorEastAsia" w:eastAsiaTheme="minorEastAsia" w:hAnsiTheme="minorEastAsia"/>
        </w:rPr>
      </w:pPr>
    </w:p>
    <w:p w14:paraId="3043AC2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14:paraId="2F306DFF"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第２条　事業者は、利用者が基本的人権を享有する個人としての尊厳にふさわしい</w:t>
      </w:r>
      <w:r w:rsidR="00171E5A" w:rsidRPr="00645EAB">
        <w:rPr>
          <w:rFonts w:asciiTheme="minorEastAsia" w:eastAsiaTheme="minorEastAsia" w:hAnsiTheme="minorEastAsia" w:hint="eastAsia"/>
        </w:rPr>
        <w:t>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14:paraId="6FF8A5F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　</w:t>
      </w:r>
      <w:r w:rsidR="006D6C62">
        <w:rPr>
          <w:rFonts w:asciiTheme="minorEastAsia" w:eastAsiaTheme="minorEastAsia" w:hAnsiTheme="minorEastAsia" w:hint="eastAsia"/>
        </w:rPr>
        <w:t>事業者は、</w:t>
      </w:r>
      <w:r w:rsidRPr="00645EAB">
        <w:rPr>
          <w:rFonts w:asciiTheme="minorEastAsia" w:eastAsiaTheme="minorEastAsia" w:hAnsiTheme="minorEastAsia" w:hint="eastAsia"/>
        </w:rPr>
        <w:t>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14:paraId="31036512"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6D6C62">
        <w:rPr>
          <w:rFonts w:asciiTheme="minorEastAsia" w:eastAsiaTheme="minorEastAsia" w:hAnsiTheme="minorEastAsia" w:hint="eastAsia"/>
        </w:rPr>
        <w:t>事業者は、</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w:t>
      </w:r>
      <w:r w:rsidR="00EB06A2">
        <w:rPr>
          <w:rFonts w:asciiTheme="minorEastAsia" w:eastAsiaTheme="minorEastAsia" w:hAnsiTheme="minorEastAsia" w:hint="eastAsia"/>
        </w:rPr>
        <w:t>という。）及び「岡山県</w:t>
      </w:r>
      <w:r w:rsidR="00C77AF7" w:rsidRPr="00C77AF7">
        <w:rPr>
          <w:rFonts w:asciiTheme="minorEastAsia" w:eastAsiaTheme="minorEastAsia" w:hAnsiTheme="minorEastAsia" w:hint="eastAsia"/>
        </w:rPr>
        <w:t>指定障害福祉サービスの事業等の人員、設備及び運営に関する基準等を定める条例」（平成24年10月</w:t>
      </w:r>
      <w:r w:rsidR="00EB06A2">
        <w:rPr>
          <w:rFonts w:asciiTheme="minorEastAsia" w:eastAsiaTheme="minorEastAsia" w:hAnsiTheme="minorEastAsia" w:hint="eastAsia"/>
        </w:rPr>
        <w:t>5</w:t>
      </w:r>
      <w:r w:rsidR="00C77AF7" w:rsidRPr="00C77AF7">
        <w:rPr>
          <w:rFonts w:asciiTheme="minorEastAsia" w:eastAsiaTheme="minorEastAsia" w:hAnsiTheme="minorEastAsia" w:hint="eastAsia"/>
        </w:rPr>
        <w:t>日条例第</w:t>
      </w:r>
      <w:r w:rsidR="00EB06A2">
        <w:rPr>
          <w:rFonts w:asciiTheme="minorEastAsia" w:eastAsiaTheme="minorEastAsia" w:hAnsiTheme="minorEastAsia" w:hint="eastAsia"/>
        </w:rPr>
        <w:t>52</w:t>
      </w:r>
      <w:r w:rsidR="00C77AF7" w:rsidRPr="00C77AF7">
        <w:rPr>
          <w:rFonts w:asciiTheme="minorEastAsia" w:eastAsiaTheme="minorEastAsia" w:hAnsiTheme="minorEastAsia" w:hint="eastAsia"/>
        </w:rPr>
        <w:t>号）に定める内容のほか関係法令等を遵守し、指定就労継続支援Ｂ型を実施するものとする。</w:t>
      </w:r>
    </w:p>
    <w:p w14:paraId="6A493EE0" w14:textId="77777777" w:rsidR="00171E5A" w:rsidRPr="00645EAB" w:rsidRDefault="00171E5A" w:rsidP="00171E5A">
      <w:pPr>
        <w:ind w:left="210" w:hangingChars="100" w:hanging="210"/>
        <w:rPr>
          <w:rFonts w:asciiTheme="minorEastAsia" w:eastAsiaTheme="minorEastAsia" w:hAnsiTheme="minorEastAsia"/>
        </w:rPr>
      </w:pPr>
    </w:p>
    <w:p w14:paraId="16FE015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14:paraId="2985A0D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14:paraId="06787A8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9746D6">
        <w:rPr>
          <w:rFonts w:asciiTheme="minorEastAsia" w:eastAsiaTheme="minorEastAsia" w:hAnsiTheme="minorEastAsia" w:hint="eastAsia"/>
        </w:rPr>
        <w:t>シェル</w:t>
      </w:r>
    </w:p>
    <w:p w14:paraId="57024545"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EB06A2">
        <w:rPr>
          <w:rFonts w:hint="eastAsia"/>
        </w:rPr>
        <w:t>岡山県笠岡市用之江８１０番地１</w:t>
      </w:r>
    </w:p>
    <w:p w14:paraId="0D283DF0" w14:textId="77777777" w:rsidR="00171E5A" w:rsidRPr="00645EAB" w:rsidRDefault="00171E5A" w:rsidP="00171E5A">
      <w:pPr>
        <w:ind w:left="210" w:hangingChars="100" w:hanging="210"/>
        <w:rPr>
          <w:rFonts w:asciiTheme="minorEastAsia" w:eastAsiaTheme="minorEastAsia" w:hAnsiTheme="minorEastAsia"/>
        </w:rPr>
      </w:pPr>
    </w:p>
    <w:p w14:paraId="5BDCD9C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14:paraId="429CA7D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14:paraId="0EDF2A6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14:paraId="2269DE8D" w14:textId="77777777"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w:t>
      </w:r>
      <w:r w:rsidRPr="00645EAB">
        <w:rPr>
          <w:rFonts w:asciiTheme="minorEastAsia" w:eastAsiaTheme="minorEastAsia" w:hAnsiTheme="minorEastAsia" w:hint="eastAsia"/>
        </w:rPr>
        <w:lastRenderedPageBreak/>
        <w:t>いる指定就労継続支援Ｂ型の実施に関し、事業所の職員に対し遵守させるため必要な指揮命令を行う。</w:t>
      </w:r>
    </w:p>
    <w:p w14:paraId="528B7EBE" w14:textId="77777777"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14:paraId="4C8A2FB7" w14:textId="77777777"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14:paraId="6C556083"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14:paraId="2264640C"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14:paraId="005EEDEA"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14:paraId="54D9DD68"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14:paraId="450FCFD9"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14:paraId="0AA5A3BB"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14:paraId="0F8705FE" w14:textId="77777777"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14:paraId="49FD9892" w14:textId="77777777"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14:paraId="20D2F4D4" w14:textId="77777777"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w:t>
      </w:r>
      <w:r w:rsidR="006D6C62">
        <w:rPr>
          <w:rFonts w:asciiTheme="minorEastAsia" w:eastAsiaTheme="minorEastAsia" w:hAnsiTheme="minorEastAsia" w:hint="eastAsia"/>
        </w:rPr>
        <w:t>Ｂ</w:t>
      </w:r>
      <w:r w:rsidRPr="00645EAB">
        <w:rPr>
          <w:rFonts w:asciiTheme="minorEastAsia" w:eastAsiaTheme="minorEastAsia" w:hAnsiTheme="minorEastAsia" w:hint="eastAsia"/>
        </w:rPr>
        <w:t>型計画に基づき、作業技術の習得、工場に関する支援等、適切な就労継続支援の提供にあたる。</w:t>
      </w:r>
    </w:p>
    <w:p w14:paraId="5807300C" w14:textId="77777777"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14:paraId="26CB1DB1" w14:textId="77777777"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w:t>
      </w:r>
      <w:r w:rsidR="006D6C62">
        <w:rPr>
          <w:rFonts w:asciiTheme="minorEastAsia" w:eastAsiaTheme="minorEastAsia" w:hAnsiTheme="minorEastAsia" w:hint="eastAsia"/>
        </w:rPr>
        <w:t>Ｂ</w:t>
      </w:r>
      <w:r w:rsidRPr="00645EAB">
        <w:rPr>
          <w:rFonts w:asciiTheme="minorEastAsia" w:eastAsiaTheme="minorEastAsia" w:hAnsiTheme="minorEastAsia" w:hint="eastAsia"/>
        </w:rPr>
        <w:t>型計画に基づき、サービスの提供を行うものとする。</w:t>
      </w:r>
    </w:p>
    <w:p w14:paraId="593EE744" w14:textId="77777777" w:rsidR="00171E5A" w:rsidRPr="00645EAB" w:rsidRDefault="00171E5A" w:rsidP="00171E5A">
      <w:pPr>
        <w:ind w:left="210" w:hangingChars="100" w:hanging="210"/>
        <w:rPr>
          <w:rFonts w:asciiTheme="minorEastAsia" w:eastAsiaTheme="minorEastAsia" w:hAnsiTheme="minorEastAsia"/>
        </w:rPr>
      </w:pPr>
    </w:p>
    <w:p w14:paraId="5D3AFEFB"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14:paraId="3B54D6E0"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第５条　事業所の営業日及び営業時間並びにサービス提供日及びサービス提供時間は、次のとおりとする。</w:t>
      </w:r>
    </w:p>
    <w:p w14:paraId="40C4143C" w14:textId="77777777"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（１）営業日　月曜日から</w:t>
      </w:r>
      <w:r w:rsidR="006D6C62">
        <w:rPr>
          <w:rFonts w:asciiTheme="minorEastAsia" w:eastAsiaTheme="minorEastAsia" w:hAnsiTheme="minorEastAsia" w:hint="eastAsia"/>
        </w:rPr>
        <w:t>金曜日及び隔週の</w:t>
      </w:r>
      <w:r w:rsidR="003E4B07">
        <w:rPr>
          <w:rFonts w:asciiTheme="minorEastAsia" w:eastAsiaTheme="minorEastAsia" w:hAnsiTheme="minorEastAsia" w:hint="eastAsia"/>
        </w:rPr>
        <w:t>土</w:t>
      </w:r>
      <w:r w:rsidR="006D6C62">
        <w:rPr>
          <w:rFonts w:asciiTheme="minorEastAsia" w:eastAsiaTheme="minorEastAsia" w:hAnsiTheme="minorEastAsia" w:hint="eastAsia"/>
        </w:rPr>
        <w:t>曜日</w:t>
      </w:r>
      <w:r w:rsidR="003E4B07" w:rsidRPr="00645EAB">
        <w:rPr>
          <w:rFonts w:asciiTheme="minorEastAsia" w:eastAsiaTheme="minorEastAsia" w:hAnsiTheme="minorEastAsia" w:hint="eastAsia"/>
        </w:rPr>
        <w:t>とする。</w:t>
      </w:r>
      <w:r w:rsidR="00171E5A" w:rsidRPr="00645EAB">
        <w:rPr>
          <w:rFonts w:asciiTheme="minorEastAsia" w:eastAsiaTheme="minorEastAsia" w:hAnsiTheme="minorEastAsia" w:hint="eastAsia"/>
        </w:rPr>
        <w:t>ただし、国民の祝日、</w:t>
      </w:r>
      <w:r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Pr="00645EAB">
        <w:rPr>
          <w:rFonts w:asciiTheme="minorEastAsia" w:eastAsiaTheme="minorEastAsia" w:hAnsiTheme="minorEastAsia" w:hint="eastAsia"/>
        </w:rPr>
        <w:t>日、</w:t>
      </w:r>
      <w:r w:rsidR="00171E5A" w:rsidRPr="00645EAB">
        <w:rPr>
          <w:rFonts w:asciiTheme="minorEastAsia" w:eastAsiaTheme="minorEastAsia" w:hAnsiTheme="minorEastAsia" w:hint="eastAsia"/>
        </w:rPr>
        <w:t>１２月２７日から１月４日までを除く。</w:t>
      </w:r>
    </w:p>
    <w:p w14:paraId="3D4918DD"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（２）営業時間　</w:t>
      </w:r>
      <w:r w:rsidR="00645EAB">
        <w:rPr>
          <w:rFonts w:asciiTheme="minorEastAsia" w:eastAsiaTheme="minorEastAsia" w:hAnsiTheme="minorEastAsia" w:hint="eastAsia"/>
        </w:rPr>
        <w:t>９</w:t>
      </w:r>
      <w:r w:rsidR="00171E5A"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Pr>
          <w:rFonts w:asciiTheme="minorEastAsia" w:eastAsiaTheme="minorEastAsia" w:hAnsiTheme="minorEastAsia" w:hint="eastAsia"/>
        </w:rPr>
        <w:t>から</w:t>
      </w:r>
      <w:r w:rsidR="00EB06A2">
        <w:rPr>
          <w:rFonts w:asciiTheme="minorEastAsia" w:eastAsiaTheme="minorEastAsia" w:hAnsiTheme="minorEastAsia" w:hint="eastAsia"/>
        </w:rPr>
        <w:t>１５</w:t>
      </w:r>
      <w:r w:rsidR="00171E5A" w:rsidRPr="00645EAB">
        <w:rPr>
          <w:rFonts w:asciiTheme="minorEastAsia" w:eastAsiaTheme="minorEastAsia" w:hAnsiTheme="minorEastAsia" w:hint="eastAsia"/>
        </w:rPr>
        <w:t>時</w:t>
      </w:r>
      <w:r w:rsidR="00EB06A2">
        <w:rPr>
          <w:rFonts w:asciiTheme="minorEastAsia" w:eastAsiaTheme="minorEastAsia" w:hAnsiTheme="minorEastAsia" w:hint="eastAsia"/>
        </w:rPr>
        <w:t>３</w:t>
      </w:r>
      <w:r w:rsidR="00326BE5" w:rsidRPr="00645EAB">
        <w:rPr>
          <w:rFonts w:asciiTheme="minorEastAsia" w:eastAsiaTheme="minorEastAsia" w:hAnsiTheme="minorEastAsia" w:hint="eastAsia"/>
        </w:rPr>
        <w:t>０分</w:t>
      </w:r>
      <w:r w:rsidR="00171E5A" w:rsidRPr="00645EAB">
        <w:rPr>
          <w:rFonts w:asciiTheme="minorEastAsia" w:eastAsiaTheme="minorEastAsia" w:hAnsiTheme="minorEastAsia" w:hint="eastAsia"/>
        </w:rPr>
        <w:t>までとする。</w:t>
      </w:r>
    </w:p>
    <w:p w14:paraId="384BB2AC" w14:textId="77777777"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w:t>
      </w:r>
      <w:r w:rsidR="006D6C62">
        <w:rPr>
          <w:rFonts w:asciiTheme="minorEastAsia" w:eastAsiaTheme="minorEastAsia" w:hAnsiTheme="minorEastAsia" w:hint="eastAsia"/>
        </w:rPr>
        <w:t>金曜日及び隔週</w:t>
      </w:r>
      <w:r w:rsidR="003E4B07">
        <w:rPr>
          <w:rFonts w:asciiTheme="minorEastAsia" w:eastAsiaTheme="minorEastAsia" w:hAnsiTheme="minorEastAsia" w:hint="eastAsia"/>
        </w:rPr>
        <w:t>土</w:t>
      </w:r>
      <w:r w:rsidR="006D6C62">
        <w:rPr>
          <w:rFonts w:asciiTheme="minorEastAsia" w:eastAsiaTheme="minorEastAsia" w:hAnsiTheme="minorEastAsia" w:hint="eastAsia"/>
        </w:rPr>
        <w:t>曜日</w:t>
      </w:r>
      <w:r w:rsidR="003E4B07">
        <w:rPr>
          <w:rFonts w:asciiTheme="minorEastAsia" w:eastAsiaTheme="minorEastAsia" w:hAnsiTheme="minorEastAsia" w:hint="eastAsia"/>
        </w:rPr>
        <w:t>日</w:t>
      </w:r>
      <w:r w:rsidR="003E4B07" w:rsidRPr="00645EAB">
        <w:rPr>
          <w:rFonts w:asciiTheme="minorEastAsia" w:eastAsiaTheme="minorEastAsia" w:hAnsiTheme="minorEastAsia" w:hint="eastAsia"/>
        </w:rPr>
        <w:t>とする。</w:t>
      </w:r>
      <w:r w:rsidRPr="00645EAB">
        <w:rPr>
          <w:rFonts w:asciiTheme="minorEastAsia" w:eastAsiaTheme="minorEastAsia" w:hAnsiTheme="minorEastAsia" w:hint="eastAsia"/>
        </w:rPr>
        <w:t>ただし、国民の祝日、</w:t>
      </w:r>
      <w:r w:rsidR="002F47DD"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002F47DD" w:rsidRPr="00645EAB">
        <w:rPr>
          <w:rFonts w:asciiTheme="minorEastAsia" w:eastAsiaTheme="minorEastAsia" w:hAnsiTheme="minorEastAsia" w:hint="eastAsia"/>
        </w:rPr>
        <w:t>日、</w:t>
      </w:r>
      <w:r w:rsidRPr="00645EAB">
        <w:rPr>
          <w:rFonts w:asciiTheme="minorEastAsia" w:eastAsiaTheme="minorEastAsia" w:hAnsiTheme="minorEastAsia" w:hint="eastAsia"/>
        </w:rPr>
        <w:t>１２月２７日から１月４日までを除く。</w:t>
      </w:r>
    </w:p>
    <w:p w14:paraId="4B1248E6" w14:textId="77777777" w:rsidR="00171E5A"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（４）サービス提供時間　</w:t>
      </w:r>
      <w:r w:rsidR="00645EAB">
        <w:rPr>
          <w:rFonts w:asciiTheme="minorEastAsia" w:eastAsiaTheme="minorEastAsia" w:hAnsiTheme="minorEastAsia" w:hint="eastAsia"/>
        </w:rPr>
        <w:t>９</w:t>
      </w:r>
      <w:r w:rsidR="00171E5A"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Pr>
          <w:rFonts w:asciiTheme="minorEastAsia" w:eastAsiaTheme="minorEastAsia" w:hAnsiTheme="minorEastAsia" w:hint="eastAsia"/>
        </w:rPr>
        <w:t>から</w:t>
      </w:r>
      <w:r w:rsidR="00645EAB">
        <w:rPr>
          <w:rFonts w:asciiTheme="minorEastAsia" w:eastAsiaTheme="minorEastAsia" w:hAnsiTheme="minorEastAsia" w:hint="eastAsia"/>
        </w:rPr>
        <w:t>１５</w:t>
      </w:r>
      <w:r w:rsidR="00171E5A"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00171E5A" w:rsidRPr="00645EAB">
        <w:rPr>
          <w:rFonts w:asciiTheme="minorEastAsia" w:eastAsiaTheme="minorEastAsia" w:hAnsiTheme="minorEastAsia" w:hint="eastAsia"/>
        </w:rPr>
        <w:t>までとする。</w:t>
      </w:r>
    </w:p>
    <w:p w14:paraId="17838649" w14:textId="77777777" w:rsidR="00E06D3E" w:rsidRPr="00645EAB" w:rsidRDefault="00E06D3E" w:rsidP="00E06D3E">
      <w:pPr>
        <w:ind w:left="420" w:hangingChars="200" w:hanging="420"/>
        <w:rPr>
          <w:rFonts w:asciiTheme="minorEastAsia" w:eastAsiaTheme="minorEastAsia" w:hAnsiTheme="minorEastAsia"/>
        </w:rPr>
      </w:pPr>
      <w:r>
        <w:rPr>
          <w:rFonts w:asciiTheme="minorEastAsia" w:eastAsiaTheme="minorEastAsia" w:hAnsiTheme="minorEastAsia" w:hint="eastAsia"/>
        </w:rPr>
        <w:t>（５）ふれあい運動会、福祉のつどいなど、近隣市町村の福祉イベント行事が土曜日、日曜日、祝日に行われた場合は開所する。</w:t>
      </w:r>
    </w:p>
    <w:p w14:paraId="2BC3531F" w14:textId="77777777" w:rsidR="00171E5A" w:rsidRPr="00E06D3E" w:rsidRDefault="00171E5A" w:rsidP="00171E5A">
      <w:pPr>
        <w:ind w:left="210" w:hangingChars="100" w:hanging="210"/>
        <w:rPr>
          <w:rFonts w:asciiTheme="minorEastAsia" w:eastAsiaTheme="minorEastAsia" w:hAnsiTheme="minorEastAsia"/>
        </w:rPr>
      </w:pPr>
    </w:p>
    <w:p w14:paraId="7F58935D"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14:paraId="041A6574"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14:paraId="03B2C0A0" w14:textId="77777777" w:rsidR="00171E5A" w:rsidRPr="00645EAB" w:rsidRDefault="00171E5A" w:rsidP="00171E5A">
      <w:pPr>
        <w:ind w:left="210" w:hangingChars="100" w:hanging="210"/>
        <w:rPr>
          <w:rFonts w:asciiTheme="minorEastAsia" w:eastAsiaTheme="minorEastAsia" w:hAnsiTheme="minorEastAsia"/>
        </w:rPr>
      </w:pPr>
    </w:p>
    <w:p w14:paraId="7B94776A" w14:textId="77777777"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14:paraId="09B60DAE" w14:textId="77777777" w:rsidR="008953EC" w:rsidRPr="00645EAB" w:rsidRDefault="00EB06A2" w:rsidP="008953EC">
      <w:pPr>
        <w:ind w:left="210" w:hangingChars="100" w:hanging="210"/>
        <w:rPr>
          <w:rFonts w:asciiTheme="minorEastAsia" w:eastAsiaTheme="minorEastAsia" w:hAnsiTheme="minorEastAsia"/>
        </w:rPr>
      </w:pPr>
      <w:r>
        <w:rPr>
          <w:rFonts w:asciiTheme="minorEastAsia" w:eastAsiaTheme="minorEastAsia" w:hAnsiTheme="minorEastAsia" w:hint="eastAsia"/>
        </w:rPr>
        <w:t>第７条　事業所において指定就労継続支援Ｂ型を提供し</w:t>
      </w:r>
      <w:r w:rsidR="008953EC" w:rsidRPr="00645EAB">
        <w:rPr>
          <w:rFonts w:asciiTheme="minorEastAsia" w:eastAsiaTheme="minorEastAsia" w:hAnsiTheme="minorEastAsia" w:hint="eastAsia"/>
        </w:rPr>
        <w:t>主たる対象者を特定しないものとする。</w:t>
      </w:r>
    </w:p>
    <w:p w14:paraId="28377C8B" w14:textId="77777777" w:rsidR="008953EC" w:rsidRPr="00645EAB" w:rsidRDefault="008953EC" w:rsidP="00171E5A">
      <w:pPr>
        <w:ind w:left="210" w:hangingChars="100" w:hanging="210"/>
        <w:rPr>
          <w:rFonts w:asciiTheme="minorEastAsia" w:eastAsiaTheme="minorEastAsia" w:hAnsiTheme="minorEastAsia"/>
        </w:rPr>
      </w:pPr>
    </w:p>
    <w:p w14:paraId="73B19A0A"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14:paraId="7F6F5EA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14:paraId="6E8F1198" w14:textId="77777777" w:rsidR="006D6C62" w:rsidRPr="00645EAB" w:rsidRDefault="00171E5A" w:rsidP="006D6C62">
      <w:pPr>
        <w:ind w:left="210" w:hangingChars="100" w:hanging="210"/>
        <w:rPr>
          <w:rFonts w:asciiTheme="minorEastAsia" w:eastAsiaTheme="minorEastAsia" w:hAnsiTheme="minorEastAsia" w:hint="eastAsia"/>
        </w:rPr>
      </w:pPr>
      <w:r w:rsidRPr="00645EAB">
        <w:rPr>
          <w:rFonts w:asciiTheme="minorEastAsia" w:eastAsiaTheme="minorEastAsia" w:hAnsiTheme="minorEastAsia" w:hint="eastAsia"/>
        </w:rPr>
        <w:t>（１）就労継続支援Ｂ型計画の作成</w:t>
      </w:r>
    </w:p>
    <w:p w14:paraId="01A2E7D6"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（２</w:t>
      </w:r>
      <w:r w:rsidR="00171E5A" w:rsidRPr="00645EAB">
        <w:rPr>
          <w:rFonts w:asciiTheme="minorEastAsia" w:eastAsiaTheme="minorEastAsia" w:hAnsiTheme="minorEastAsia" w:hint="eastAsia"/>
        </w:rPr>
        <w:t>）身体等の介護</w:t>
      </w:r>
    </w:p>
    <w:p w14:paraId="61A4BAB5"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171E5A" w:rsidRPr="00645EAB">
        <w:rPr>
          <w:rFonts w:asciiTheme="minorEastAsia" w:eastAsiaTheme="minorEastAsia" w:hAnsiTheme="minorEastAsia" w:hint="eastAsia"/>
        </w:rPr>
        <w:t>）就労に必要な知識、能力を向上するための訓練</w:t>
      </w:r>
    </w:p>
    <w:p w14:paraId="079B93EA" w14:textId="77777777" w:rsidR="00171E5A"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（４</w:t>
      </w:r>
      <w:r w:rsidR="00171E5A" w:rsidRPr="00645EAB">
        <w:rPr>
          <w:rFonts w:asciiTheme="minorEastAsia" w:eastAsiaTheme="minorEastAsia" w:hAnsiTheme="minorEastAsia" w:hint="eastAsia"/>
        </w:rPr>
        <w:t>）就労の機会の提供及び生産活動</w:t>
      </w:r>
    </w:p>
    <w:p w14:paraId="768634FF"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（５</w:t>
      </w:r>
      <w:r w:rsidR="00171E5A" w:rsidRPr="00645EAB">
        <w:rPr>
          <w:rFonts w:asciiTheme="minorEastAsia" w:eastAsiaTheme="minorEastAsia" w:hAnsiTheme="minorEastAsia" w:hint="eastAsia"/>
        </w:rPr>
        <w:t>）実習先企業等の紹介</w:t>
      </w:r>
    </w:p>
    <w:p w14:paraId="15AC154C" w14:textId="77777777" w:rsidR="00171E5A" w:rsidRPr="00645EAB"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（６</w:t>
      </w:r>
      <w:r w:rsidR="00171E5A" w:rsidRPr="00645EAB">
        <w:rPr>
          <w:rFonts w:asciiTheme="minorEastAsia" w:eastAsiaTheme="minorEastAsia" w:hAnsiTheme="minorEastAsia" w:hint="eastAsia"/>
        </w:rPr>
        <w:t>）求職活動支援</w:t>
      </w:r>
    </w:p>
    <w:p w14:paraId="05B9C56D" w14:textId="77777777"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006D6C62">
        <w:rPr>
          <w:rFonts w:asciiTheme="minorEastAsia" w:eastAsiaTheme="minorEastAsia" w:hAnsiTheme="minorEastAsia" w:hint="eastAsia"/>
        </w:rPr>
        <w:t>７</w:t>
      </w:r>
      <w:r w:rsidRPr="00561AC4">
        <w:rPr>
          <w:rFonts w:asciiTheme="minorEastAsia" w:eastAsiaTheme="minorEastAsia" w:hAnsiTheme="minorEastAsia" w:hint="eastAsia"/>
        </w:rPr>
        <w:t>）職場定着支援</w:t>
      </w:r>
    </w:p>
    <w:p w14:paraId="42D79EA5" w14:textId="77777777" w:rsidR="00171E5A" w:rsidRPr="00561AC4"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（８</w:t>
      </w:r>
      <w:r w:rsidR="00171E5A" w:rsidRPr="00561AC4">
        <w:rPr>
          <w:rFonts w:asciiTheme="minorEastAsia" w:eastAsiaTheme="minorEastAsia" w:hAnsiTheme="minorEastAsia" w:hint="eastAsia"/>
        </w:rPr>
        <w:t>）生活相談</w:t>
      </w:r>
    </w:p>
    <w:p w14:paraId="64EDF4AF" w14:textId="77777777" w:rsidR="00171E5A" w:rsidRPr="00561AC4" w:rsidRDefault="006D6C62"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（９</w:t>
      </w:r>
      <w:r w:rsidR="00171E5A" w:rsidRPr="00561AC4">
        <w:rPr>
          <w:rFonts w:asciiTheme="minorEastAsia" w:eastAsiaTheme="minorEastAsia" w:hAnsiTheme="minorEastAsia" w:hint="eastAsia"/>
        </w:rPr>
        <w:t>）健康管理</w:t>
      </w:r>
    </w:p>
    <w:p w14:paraId="17D0C820" w14:textId="77777777" w:rsidR="00171E5A"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（１０</w:t>
      </w:r>
      <w:r w:rsidR="00171E5A" w:rsidRPr="00561AC4">
        <w:rPr>
          <w:rFonts w:asciiTheme="minorEastAsia" w:eastAsiaTheme="minorEastAsia" w:hAnsiTheme="minorEastAsia" w:hint="eastAsia"/>
        </w:rPr>
        <w:t>）訪問支援</w:t>
      </w:r>
    </w:p>
    <w:p w14:paraId="3F9A3257" w14:textId="77777777" w:rsidR="007A3F9E"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（１１</w:t>
      </w:r>
      <w:r w:rsidR="007A3F9E" w:rsidRPr="00561AC4">
        <w:rPr>
          <w:rFonts w:asciiTheme="minorEastAsia" w:eastAsiaTheme="minorEastAsia" w:hAnsiTheme="minorEastAsia" w:hint="eastAsia"/>
        </w:rPr>
        <w:t>）施設外支援の実施</w:t>
      </w:r>
    </w:p>
    <w:p w14:paraId="198A0EB9" w14:textId="77777777" w:rsidR="007A3F9E"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（１２</w:t>
      </w:r>
      <w:r w:rsidR="007A3F9E" w:rsidRPr="00561AC4">
        <w:rPr>
          <w:rFonts w:asciiTheme="minorEastAsia" w:eastAsiaTheme="minorEastAsia" w:hAnsiTheme="minorEastAsia" w:hint="eastAsia"/>
        </w:rPr>
        <w:t>）施設外就労の実施</w:t>
      </w:r>
    </w:p>
    <w:p w14:paraId="60637DE3" w14:textId="77777777" w:rsidR="00171E5A" w:rsidRDefault="006D6C62" w:rsidP="00171E5A">
      <w:pPr>
        <w:rPr>
          <w:rFonts w:asciiTheme="minorEastAsia" w:eastAsiaTheme="minorEastAsia" w:hAnsiTheme="minorEastAsia"/>
        </w:rPr>
      </w:pPr>
      <w:r>
        <w:rPr>
          <w:rFonts w:asciiTheme="minorEastAsia" w:eastAsiaTheme="minorEastAsia" w:hAnsiTheme="minorEastAsia" w:hint="eastAsia"/>
        </w:rPr>
        <w:t>（１３</w:t>
      </w:r>
      <w:r w:rsidR="00171E5A" w:rsidRPr="00561AC4">
        <w:rPr>
          <w:rFonts w:asciiTheme="minorEastAsia" w:eastAsiaTheme="minorEastAsia" w:hAnsiTheme="minorEastAsia" w:hint="eastAsia"/>
        </w:rPr>
        <w:t>）</w:t>
      </w:r>
      <w:r w:rsidR="008773F3">
        <w:rPr>
          <w:rFonts w:asciiTheme="minorEastAsia" w:eastAsiaTheme="minorEastAsia" w:hAnsiTheme="minorEastAsia" w:hint="eastAsia"/>
        </w:rPr>
        <w:t>在宅支援の実施</w:t>
      </w:r>
    </w:p>
    <w:p w14:paraId="63E14D85" w14:textId="77777777" w:rsidR="008773F3" w:rsidRDefault="006D6C62" w:rsidP="00171E5A">
      <w:pPr>
        <w:rPr>
          <w:rFonts w:asciiTheme="minorEastAsia" w:eastAsiaTheme="minorEastAsia" w:hAnsiTheme="minorEastAsia"/>
        </w:rPr>
      </w:pPr>
      <w:r>
        <w:rPr>
          <w:rFonts w:asciiTheme="minorEastAsia" w:eastAsiaTheme="minorEastAsia" w:hAnsiTheme="minorEastAsia" w:hint="eastAsia"/>
        </w:rPr>
        <w:t>（１４</w:t>
      </w:r>
      <w:r w:rsidR="008773F3">
        <w:rPr>
          <w:rFonts w:asciiTheme="minorEastAsia" w:eastAsiaTheme="minorEastAsia" w:hAnsiTheme="minorEastAsia" w:hint="eastAsia"/>
        </w:rPr>
        <w:t>）</w:t>
      </w:r>
      <w:r w:rsidR="006F54CD">
        <w:rPr>
          <w:rFonts w:asciiTheme="minorEastAsia" w:eastAsiaTheme="minorEastAsia" w:hAnsiTheme="minorEastAsia" w:hint="eastAsia"/>
        </w:rPr>
        <w:t>送迎サービス</w:t>
      </w:r>
    </w:p>
    <w:p w14:paraId="5567E246" w14:textId="77777777" w:rsidR="006F54CD" w:rsidRPr="00561AC4" w:rsidRDefault="006D6C62" w:rsidP="00171E5A">
      <w:pPr>
        <w:rPr>
          <w:rFonts w:asciiTheme="minorEastAsia" w:eastAsiaTheme="minorEastAsia" w:hAnsiTheme="minorEastAsia"/>
        </w:rPr>
      </w:pPr>
      <w:r>
        <w:rPr>
          <w:rFonts w:asciiTheme="minorEastAsia" w:eastAsiaTheme="minorEastAsia" w:hAnsiTheme="minorEastAsia" w:hint="eastAsia"/>
        </w:rPr>
        <w:t>（１５</w:t>
      </w:r>
      <w:r w:rsidR="006F54CD">
        <w:rPr>
          <w:rFonts w:asciiTheme="minorEastAsia" w:eastAsiaTheme="minorEastAsia" w:hAnsiTheme="minorEastAsia" w:hint="eastAsia"/>
        </w:rPr>
        <w:t>）</w:t>
      </w:r>
      <w:r w:rsidR="006F54CD" w:rsidRPr="00561AC4">
        <w:rPr>
          <w:rFonts w:asciiTheme="minorEastAsia" w:eastAsiaTheme="minorEastAsia" w:hAnsiTheme="minorEastAsia" w:hint="eastAsia"/>
        </w:rPr>
        <w:t>前各号に掲げる便宜に附帯する便宜</w:t>
      </w:r>
    </w:p>
    <w:p w14:paraId="0D60740B" w14:textId="77777777"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t>（２）から（１</w:t>
      </w:r>
      <w:r w:rsidR="006D6C62">
        <w:rPr>
          <w:rFonts w:asciiTheme="minorEastAsia" w:eastAsiaTheme="minorEastAsia" w:hAnsiTheme="minorEastAsia" w:hint="eastAsia"/>
        </w:rPr>
        <w:t>４</w:t>
      </w:r>
      <w:r w:rsidR="00171E5A" w:rsidRPr="00561AC4">
        <w:rPr>
          <w:rFonts w:asciiTheme="minorEastAsia" w:eastAsiaTheme="minorEastAsia" w:hAnsiTheme="minorEastAsia" w:hint="eastAsia"/>
        </w:rPr>
        <w:t>）に附帯するその他必要な介護、訓練、支援、相談、助言。</w:t>
      </w:r>
    </w:p>
    <w:p w14:paraId="485090F4" w14:textId="77777777"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lastRenderedPageBreak/>
        <w:t>（利用者から受領する費用の額等）</w:t>
      </w:r>
    </w:p>
    <w:p w14:paraId="55D5BB01"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 xml:space="preserve">第９条　</w:t>
      </w:r>
      <w:r w:rsidR="006D6C62">
        <w:rPr>
          <w:rFonts w:asciiTheme="minorEastAsia" w:eastAsiaTheme="minorEastAsia" w:hAnsiTheme="minorEastAsia" w:hint="eastAsia"/>
        </w:rPr>
        <w:t>事業者は、</w:t>
      </w:r>
      <w:r w:rsidRPr="00561AC4">
        <w:rPr>
          <w:rFonts w:asciiTheme="minorEastAsia" w:eastAsiaTheme="minorEastAsia" w:hAnsiTheme="minorEastAsia" w:hint="eastAsia"/>
        </w:rPr>
        <w:t>指定就労継続支援Ｂ型を提供した際には、利用者から当該指定就労継続支援Ｂ型に係る利用者負担額の支払を受けるものとする。</w:t>
      </w:r>
    </w:p>
    <w:p w14:paraId="0373F174"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 xml:space="preserve">２　</w:t>
      </w:r>
      <w:r w:rsidR="006D6C62">
        <w:rPr>
          <w:rFonts w:asciiTheme="minorEastAsia" w:eastAsiaTheme="minorEastAsia" w:hAnsiTheme="minorEastAsia" w:hint="eastAsia"/>
        </w:rPr>
        <w:t>事業者は</w:t>
      </w:r>
      <w:r w:rsidRPr="00561AC4">
        <w:rPr>
          <w:rFonts w:asciiTheme="minorEastAsia" w:eastAsiaTheme="minorEastAsia" w:hAnsiTheme="minorEastAsia" w:hint="eastAsia"/>
        </w:rPr>
        <w:t>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14:paraId="1202ABB0"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 xml:space="preserve">３　</w:t>
      </w:r>
      <w:r w:rsidR="006D6C62">
        <w:rPr>
          <w:rFonts w:asciiTheme="minorEastAsia" w:eastAsiaTheme="minorEastAsia" w:hAnsiTheme="minorEastAsia" w:hint="eastAsia"/>
        </w:rPr>
        <w:t>事業者は、前二項のほか、次に定める費用について</w:t>
      </w:r>
      <w:r w:rsidRPr="00561AC4">
        <w:rPr>
          <w:rFonts w:asciiTheme="minorEastAsia" w:eastAsiaTheme="minorEastAsia" w:hAnsiTheme="minorEastAsia" w:hint="eastAsia"/>
        </w:rPr>
        <w:t>、利用者から徴収するものとする。</w:t>
      </w:r>
    </w:p>
    <w:p w14:paraId="0B81296D" w14:textId="77777777"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）日用品費の実費</w:t>
      </w:r>
    </w:p>
    <w:p w14:paraId="751EEDB2" w14:textId="77777777" w:rsidR="006D6C62" w:rsidRDefault="00171E5A" w:rsidP="006D6C62">
      <w:pPr>
        <w:ind w:left="630" w:hangingChars="300" w:hanging="630"/>
        <w:rPr>
          <w:rFonts w:asciiTheme="minorEastAsia" w:eastAsiaTheme="minorEastAsia" w:hAnsiTheme="minorEastAsia" w:hint="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14:paraId="3E91C139" w14:textId="77777777" w:rsidR="00171E5A" w:rsidRPr="006D6C62" w:rsidRDefault="00171E5A" w:rsidP="006D6C62">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14:paraId="651C79E0" w14:textId="10D9D4C1" w:rsidR="00C131FD" w:rsidRDefault="00171E5A" w:rsidP="00C131FD">
      <w:pPr>
        <w:ind w:left="210" w:hangingChars="100" w:hanging="210"/>
        <w:rPr>
          <w:rFonts w:asciiTheme="minorEastAsia" w:eastAsiaTheme="minorEastAsia" w:hAnsiTheme="minorEastAsia" w:hint="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14:paraId="0FC3BC52" w14:textId="77777777" w:rsidR="00C131FD" w:rsidRDefault="00C131FD" w:rsidP="00C131FD">
      <w:pPr>
        <w:ind w:left="210" w:hangingChars="100" w:hanging="210"/>
        <w:rPr>
          <w:rFonts w:asciiTheme="minorEastAsia" w:eastAsiaTheme="minorEastAsia" w:hAnsiTheme="minorEastAsia" w:hint="eastAsia"/>
        </w:rPr>
      </w:pPr>
    </w:p>
    <w:p w14:paraId="631C3ED9" w14:textId="77777777" w:rsidR="00C131FD" w:rsidRDefault="00C131FD" w:rsidP="00C131FD">
      <w:pPr>
        <w:ind w:left="210" w:hangingChars="100" w:hanging="210"/>
        <w:rPr>
          <w:rFonts w:asciiTheme="minorEastAsia" w:eastAsiaTheme="minorEastAsia" w:hAnsiTheme="minorEastAsia" w:hint="eastAsia"/>
        </w:rPr>
      </w:pPr>
    </w:p>
    <w:p w14:paraId="26A1C877" w14:textId="77777777" w:rsidR="00C131FD" w:rsidRDefault="00C131FD" w:rsidP="00C131FD">
      <w:pPr>
        <w:ind w:left="210" w:hangingChars="100" w:hanging="210"/>
        <w:rPr>
          <w:rFonts w:asciiTheme="minorEastAsia" w:eastAsiaTheme="minorEastAsia" w:hAnsiTheme="minorEastAsia" w:hint="eastAsia"/>
        </w:rPr>
      </w:pPr>
      <w:r>
        <w:rPr>
          <w:rFonts w:asciiTheme="minorEastAsia" w:eastAsiaTheme="minorEastAsia" w:hAnsiTheme="minorEastAsia" w:hint="eastAsia"/>
        </w:rPr>
        <w:t>（</w:t>
      </w:r>
      <w:r w:rsidR="00B32EF9" w:rsidRPr="00B32EF9">
        <w:rPr>
          <w:rFonts w:asciiTheme="minorEastAsia" w:eastAsiaTheme="minorEastAsia" w:hAnsiTheme="minorEastAsia" w:hint="eastAsia"/>
          <w:color w:val="1D1B11" w:themeColor="background2" w:themeShade="1A"/>
        </w:rPr>
        <w:t>施設外就労）</w:t>
      </w:r>
    </w:p>
    <w:p w14:paraId="3F0B5244" w14:textId="27943DBF" w:rsidR="00EC3901" w:rsidRPr="00C131FD" w:rsidRDefault="00B32EF9" w:rsidP="00C131FD">
      <w:pPr>
        <w:ind w:left="210" w:hangingChars="100" w:hanging="210"/>
        <w:rPr>
          <w:rFonts w:asciiTheme="minorEastAsia" w:eastAsiaTheme="minorEastAsia" w:hAnsiTheme="minorEastAsia"/>
        </w:rPr>
      </w:pPr>
      <w:r w:rsidRPr="00B32EF9">
        <w:rPr>
          <w:rFonts w:asciiTheme="minorEastAsia" w:eastAsiaTheme="minorEastAsia" w:hAnsiTheme="minorEastAsia" w:hint="eastAsia"/>
          <w:color w:val="1D1B11" w:themeColor="background2" w:themeShade="1A"/>
          <w:u w:color="FFFFFF" w:themeColor="background1"/>
        </w:rPr>
        <w:t>第１０</w:t>
      </w:r>
      <w:r w:rsidRPr="00B32EF9">
        <w:rPr>
          <w:rFonts w:asciiTheme="minorEastAsia" w:eastAsiaTheme="minorEastAsia" w:hAnsiTheme="minorEastAsia" w:hint="eastAsia"/>
          <w:color w:val="1D1B11" w:themeColor="background2" w:themeShade="1A"/>
          <w:u w:val="thick" w:color="FFFFFF" w:themeColor="background1"/>
        </w:rPr>
        <w:t>条</w:t>
      </w:r>
      <w:r w:rsidR="006D6C62">
        <w:rPr>
          <w:rFonts w:asciiTheme="minorEastAsia" w:eastAsiaTheme="minorEastAsia" w:hAnsiTheme="minorEastAsia" w:hint="eastAsia"/>
          <w:color w:val="1D1B11" w:themeColor="background2" w:themeShade="1A"/>
          <w:u w:val="thick" w:color="FFFFFF" w:themeColor="background1"/>
        </w:rPr>
        <w:t xml:space="preserve">　事業者</w:t>
      </w:r>
      <w:r>
        <w:rPr>
          <w:rFonts w:asciiTheme="minorEastAsia" w:eastAsiaTheme="minorEastAsia" w:hAnsiTheme="minorEastAsia" w:hint="eastAsia"/>
          <w:color w:val="1D1B11" w:themeColor="background2" w:themeShade="1A"/>
          <w:u w:val="thick" w:color="FFFFFF" w:themeColor="background1"/>
        </w:rPr>
        <w:t>は、一般就労への移行を図るため、利用者と職員がユニットを組み企</w:t>
      </w:r>
    </w:p>
    <w:p w14:paraId="305FCEB3" w14:textId="77777777" w:rsidR="00B32EF9" w:rsidRDefault="00B32EF9" w:rsidP="00B32EF9">
      <w:pPr>
        <w:ind w:left="210" w:hangingChars="100" w:hanging="210"/>
        <w:rPr>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 xml:space="preserve">　</w:t>
      </w:r>
      <w:r w:rsidR="00F51607">
        <w:rPr>
          <w:rFonts w:asciiTheme="minorEastAsia" w:eastAsiaTheme="minorEastAsia" w:hAnsiTheme="minorEastAsia" w:hint="eastAsia"/>
          <w:color w:val="1D1B11" w:themeColor="background2" w:themeShade="1A"/>
          <w:u w:color="FFFFFF" w:themeColor="background1"/>
        </w:rPr>
        <w:t>業から請け負った作業を当該企業内で行う施設外就労の実施に努める。</w:t>
      </w:r>
    </w:p>
    <w:p w14:paraId="7D118AEB" w14:textId="250B64F7" w:rsidR="00C131FD" w:rsidRDefault="00F51607" w:rsidP="00C131FD">
      <w:pPr>
        <w:ind w:left="210" w:hangingChars="100" w:hanging="210"/>
        <w:rPr>
          <w:rFonts w:asciiTheme="minorEastAsia" w:eastAsiaTheme="minorEastAsia" w:hAnsiTheme="minorEastAsia" w:hint="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２　施設外就労は期間を定めないものとする。</w:t>
      </w:r>
    </w:p>
    <w:p w14:paraId="412D1A7E" w14:textId="77777777" w:rsidR="00C131FD" w:rsidRPr="00C131FD" w:rsidRDefault="00C131FD" w:rsidP="00C131FD">
      <w:pPr>
        <w:ind w:left="210" w:hangingChars="100" w:hanging="210"/>
        <w:rPr>
          <w:rFonts w:asciiTheme="minorEastAsia" w:eastAsiaTheme="minorEastAsia" w:hAnsiTheme="minorEastAsia" w:hint="eastAsia"/>
          <w:color w:val="1D1B11" w:themeColor="background2" w:themeShade="1A"/>
          <w:u w:color="FFFFFF" w:themeColor="background1"/>
        </w:rPr>
      </w:pPr>
    </w:p>
    <w:p w14:paraId="57698A80" w14:textId="77777777" w:rsidR="007A3F9E" w:rsidRPr="00B32EF9" w:rsidRDefault="008773F3" w:rsidP="00171E5A">
      <w:pPr>
        <w:ind w:left="210" w:hangingChars="100" w:hanging="210"/>
        <w:rPr>
          <w:rFonts w:asciiTheme="minorEastAsia" w:eastAsiaTheme="minorEastAsia" w:hAnsiTheme="minorEastAsia"/>
          <w:u w:color="FFFFFF" w:themeColor="background1"/>
        </w:rPr>
      </w:pPr>
      <w:r w:rsidRPr="00B32EF9">
        <w:rPr>
          <w:rFonts w:asciiTheme="minorEastAsia" w:eastAsiaTheme="minorEastAsia" w:hAnsiTheme="minorEastAsia" w:hint="eastAsia"/>
          <w:u w:color="FFFFFF" w:themeColor="background1"/>
        </w:rPr>
        <w:t>（在宅支援）</w:t>
      </w:r>
    </w:p>
    <w:p w14:paraId="06F32267" w14:textId="4D2D3DF4" w:rsidR="008773F3" w:rsidRDefault="00C131FD"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第１１条　事業者</w:t>
      </w:r>
      <w:r w:rsidR="008773F3">
        <w:rPr>
          <w:rFonts w:asciiTheme="minorEastAsia" w:eastAsiaTheme="minorEastAsia" w:hAnsiTheme="minorEastAsia" w:hint="eastAsia"/>
        </w:rPr>
        <w:t>は、</w:t>
      </w:r>
      <w:r w:rsidR="00724F0A">
        <w:rPr>
          <w:rFonts w:asciiTheme="minorEastAsia" w:eastAsiaTheme="minorEastAsia" w:hAnsiTheme="minorEastAsia" w:hint="eastAsia"/>
        </w:rPr>
        <w:t>通所利用が困難で在宅による支援がやむ</w:t>
      </w:r>
      <w:r>
        <w:rPr>
          <w:rFonts w:asciiTheme="minorEastAsia" w:eastAsiaTheme="minorEastAsia" w:hAnsiTheme="minorEastAsia" w:hint="eastAsia"/>
        </w:rPr>
        <w:t>を</w:t>
      </w:r>
      <w:r w:rsidR="00724F0A">
        <w:rPr>
          <w:rFonts w:asciiTheme="minorEastAsia" w:eastAsiaTheme="minorEastAsia" w:hAnsiTheme="minorEastAsia" w:hint="eastAsia"/>
        </w:rPr>
        <w:t>得ないと市町村が判断した利用者に限り在宅支援を行う。</w:t>
      </w:r>
      <w:r>
        <w:rPr>
          <w:rFonts w:asciiTheme="minorEastAsia" w:eastAsiaTheme="minorEastAsia" w:hAnsiTheme="minorEastAsia" w:hint="eastAsia"/>
        </w:rPr>
        <w:t>在宅で行う指定就労継続支援Ｂ型の内容は次の通りとする。</w:t>
      </w:r>
    </w:p>
    <w:p w14:paraId="387B6AFD" w14:textId="2CBA6438" w:rsidR="00724F0A" w:rsidRDefault="00C131FD"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（１）</w:t>
      </w:r>
      <w:r w:rsidR="00724F0A">
        <w:rPr>
          <w:rFonts w:asciiTheme="minorEastAsia" w:eastAsiaTheme="minorEastAsia" w:hAnsiTheme="minorEastAsia" w:hint="eastAsia"/>
        </w:rPr>
        <w:t xml:space="preserve">　</w:t>
      </w:r>
      <w:r w:rsidR="006B3A3C">
        <w:rPr>
          <w:rFonts w:asciiTheme="minorEastAsia" w:eastAsiaTheme="minorEastAsia" w:hAnsiTheme="minorEastAsia" w:hint="eastAsia"/>
        </w:rPr>
        <w:t>個別支援計画に基づき在宅での訓練等を提供する。</w:t>
      </w:r>
    </w:p>
    <w:p w14:paraId="7CC9B885" w14:textId="77777777" w:rsidR="00C131FD" w:rsidRDefault="00C131FD" w:rsidP="00C131FD">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（２）</w:t>
      </w:r>
      <w:r w:rsidR="006B3A3C">
        <w:rPr>
          <w:rFonts w:asciiTheme="minorEastAsia" w:eastAsiaTheme="minorEastAsia" w:hAnsiTheme="minorEastAsia" w:hint="eastAsia"/>
        </w:rPr>
        <w:t>1日2回以上の連絡を取り、作業の進歩状況や、問題点の確認を行う。週1回は支援員が自宅訪問し、直接の評価を行う。</w:t>
      </w:r>
    </w:p>
    <w:p w14:paraId="276D8ADC" w14:textId="77777777" w:rsidR="00C131FD" w:rsidRDefault="00C131FD" w:rsidP="00C131FD">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（３）</w:t>
      </w:r>
      <w:r w:rsidR="006B3A3C">
        <w:rPr>
          <w:rFonts w:asciiTheme="minorEastAsia" w:eastAsiaTheme="minorEastAsia" w:hAnsiTheme="minorEastAsia" w:hint="eastAsia"/>
        </w:rPr>
        <w:t>日報を作成し、訓練内容、目標設定などを把握する。</w:t>
      </w:r>
    </w:p>
    <w:p w14:paraId="479EC76D" w14:textId="4D345A5B" w:rsidR="00C131FD" w:rsidRDefault="00C131FD" w:rsidP="00C131FD">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（４）</w:t>
      </w:r>
      <w:r w:rsidR="00F87954">
        <w:rPr>
          <w:rFonts w:asciiTheme="minorEastAsia" w:eastAsiaTheme="minorEastAsia" w:hAnsiTheme="minorEastAsia" w:hint="eastAsia"/>
        </w:rPr>
        <w:t>利用者は月の利用日数のうち１日は</w:t>
      </w:r>
      <w:r>
        <w:rPr>
          <w:rFonts w:asciiTheme="minorEastAsia" w:eastAsiaTheme="minorEastAsia" w:hAnsiTheme="minorEastAsia" w:hint="eastAsia"/>
        </w:rPr>
        <w:t>利用者が事業所へ通所をし、事業所</w:t>
      </w:r>
      <w:r w:rsidR="00F87954">
        <w:rPr>
          <w:rFonts w:asciiTheme="minorEastAsia" w:eastAsiaTheme="minorEastAsia" w:hAnsiTheme="minorEastAsia" w:hint="eastAsia"/>
        </w:rPr>
        <w:t>内において作業評価、問題点などの確認を行う。</w:t>
      </w:r>
    </w:p>
    <w:p w14:paraId="028E9D1B" w14:textId="6C7B3809" w:rsidR="00B32EF9" w:rsidRDefault="00C131FD" w:rsidP="00C131FD">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（５）</w:t>
      </w:r>
      <w:r w:rsidR="00A76985">
        <w:rPr>
          <w:rFonts w:asciiTheme="minorEastAsia" w:eastAsiaTheme="minorEastAsia" w:hAnsiTheme="minorEastAsia" w:hint="eastAsia"/>
        </w:rPr>
        <w:t>緊急時においては速やかに対応する。</w:t>
      </w:r>
    </w:p>
    <w:p w14:paraId="342DCD9B" w14:textId="77777777"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lastRenderedPageBreak/>
        <w:t>（工賃の支払等）</w:t>
      </w:r>
    </w:p>
    <w:p w14:paraId="5C358103" w14:textId="33290ED5"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２</w:t>
      </w:r>
      <w:r w:rsidR="00C131FD">
        <w:rPr>
          <w:rFonts w:asciiTheme="minorEastAsia" w:eastAsiaTheme="minorEastAsia" w:hAnsiTheme="minorEastAsia" w:hint="eastAsia"/>
        </w:rPr>
        <w:t>条　事業者</w:t>
      </w:r>
      <w:r w:rsidRPr="00645EAB">
        <w:rPr>
          <w:rFonts w:asciiTheme="minorEastAsia" w:eastAsiaTheme="minorEastAsia" w:hAnsiTheme="minorEastAsia" w:hint="eastAsia"/>
        </w:rPr>
        <w:t>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14:paraId="0BA3286F"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14:paraId="0D52E3B9" w14:textId="77777777" w:rsidR="00171E5A" w:rsidRPr="00645EAB" w:rsidRDefault="00171E5A" w:rsidP="00171E5A">
      <w:pPr>
        <w:ind w:left="210" w:hangingChars="100" w:hanging="210"/>
        <w:rPr>
          <w:rFonts w:asciiTheme="minorEastAsia" w:eastAsiaTheme="minorEastAsia" w:hAnsiTheme="minorEastAsia"/>
        </w:rPr>
      </w:pPr>
    </w:p>
    <w:p w14:paraId="3FF6E8E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14:paraId="7E52B931" w14:textId="77777777"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３</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14:paraId="4697789F" w14:textId="77777777" w:rsidR="00171E5A" w:rsidRPr="00645EAB" w:rsidRDefault="00171E5A" w:rsidP="00C54FEC">
      <w:pPr>
        <w:ind w:left="210" w:hangingChars="100" w:hanging="210"/>
        <w:rPr>
          <w:rFonts w:asciiTheme="minorEastAsia" w:eastAsiaTheme="minorEastAsia" w:hAnsiTheme="minorEastAsia"/>
        </w:rPr>
      </w:pPr>
    </w:p>
    <w:p w14:paraId="6CD14F59"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14:paraId="34DDFBC0" w14:textId="08ECEA44"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C131FD">
        <w:rPr>
          <w:rFonts w:asciiTheme="minorEastAsia" w:eastAsiaTheme="minorEastAsia" w:hAnsiTheme="minorEastAsia" w:hint="eastAsia"/>
        </w:rPr>
        <w:t>４</w:t>
      </w:r>
      <w:r w:rsidRPr="00645EAB">
        <w:rPr>
          <w:rFonts w:asciiTheme="minorEastAsia" w:eastAsiaTheme="minorEastAsia" w:hAnsiTheme="minorEastAsia" w:hint="eastAsia"/>
        </w:rPr>
        <w:t>条　通常の事業の実施地域は、</w:t>
      </w:r>
      <w:r w:rsidR="00EB06A2">
        <w:rPr>
          <w:rFonts w:asciiTheme="minorEastAsia" w:eastAsiaTheme="minorEastAsia" w:hAnsiTheme="minorEastAsia" w:hint="eastAsia"/>
        </w:rPr>
        <w:t>笠岡</w:t>
      </w:r>
      <w:r w:rsidRPr="00645EAB">
        <w:rPr>
          <w:rFonts w:asciiTheme="minorEastAsia" w:eastAsiaTheme="minorEastAsia" w:hAnsiTheme="minorEastAsia" w:hint="eastAsia"/>
        </w:rPr>
        <w:t>市の全域とする。</w:t>
      </w:r>
    </w:p>
    <w:p w14:paraId="430FB650" w14:textId="77777777" w:rsidR="00171E5A" w:rsidRPr="00645EAB" w:rsidRDefault="00171E5A" w:rsidP="00171E5A">
      <w:pPr>
        <w:ind w:left="210" w:hangingChars="100" w:hanging="210"/>
        <w:rPr>
          <w:rFonts w:asciiTheme="minorEastAsia" w:eastAsiaTheme="minorEastAsia" w:hAnsiTheme="minorEastAsia"/>
        </w:rPr>
      </w:pPr>
    </w:p>
    <w:p w14:paraId="4CD1F26E"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14:paraId="2CC1BADB" w14:textId="73DD9B2A" w:rsidR="00171E5A" w:rsidRPr="00645EAB" w:rsidRDefault="00171E5A" w:rsidP="00C131FD">
      <w:pPr>
        <w:ind w:left="210" w:hangingChars="100" w:hanging="210"/>
        <w:rPr>
          <w:rFonts w:asciiTheme="minorEastAsia" w:eastAsiaTheme="minorEastAsia" w:hAnsiTheme="minorEastAsia" w:hint="eastAsia"/>
        </w:rPr>
      </w:pPr>
      <w:r w:rsidRPr="00645EAB">
        <w:rPr>
          <w:rFonts w:asciiTheme="minorEastAsia" w:eastAsiaTheme="minorEastAsia" w:hAnsiTheme="minorEastAsia" w:hint="eastAsia"/>
        </w:rPr>
        <w:t>第１</w:t>
      </w:r>
      <w:r w:rsidR="00C131FD">
        <w:rPr>
          <w:rFonts w:asciiTheme="minorEastAsia" w:eastAsiaTheme="minorEastAsia" w:hAnsiTheme="minorEastAsia" w:hint="eastAsia"/>
        </w:rPr>
        <w:t>５</w:t>
      </w:r>
      <w:r w:rsidRPr="00645EAB">
        <w:rPr>
          <w:rFonts w:asciiTheme="minorEastAsia" w:eastAsiaTheme="minorEastAsia" w:hAnsiTheme="minorEastAsia" w:hint="eastAsia"/>
        </w:rPr>
        <w:t xml:space="preserve">条　</w:t>
      </w:r>
      <w:r w:rsidR="00C131FD">
        <w:rPr>
          <w:rFonts w:asciiTheme="minorEastAsia" w:eastAsiaTheme="minorEastAsia" w:hAnsiTheme="minorEastAsia" w:hint="eastAsia"/>
        </w:rPr>
        <w:t>事業所の職員は</w:t>
      </w:r>
      <w:r w:rsidRPr="00645EAB">
        <w:rPr>
          <w:rFonts w:asciiTheme="minorEastAsia" w:eastAsiaTheme="minorEastAsia" w:hAnsiTheme="minorEastAsia" w:hint="eastAsia"/>
        </w:rPr>
        <w:t>現に指定就労継続支援Ｂ型の提供を行っているときに利用者に病状の急変が生じた場合その他必要な場合は、速やかに</w:t>
      </w:r>
      <w:r w:rsidR="00C131FD">
        <w:rPr>
          <w:rFonts w:asciiTheme="minorEastAsia" w:eastAsiaTheme="minorEastAsia" w:hAnsiTheme="minorEastAsia" w:hint="eastAsia"/>
        </w:rPr>
        <w:t>協力医療機関又は、利用者の主治医への連絡を行う等の必要な措置を講ずるとともに</w:t>
      </w:r>
      <w:r w:rsidRPr="00645EAB">
        <w:rPr>
          <w:rFonts w:asciiTheme="minorEastAsia" w:eastAsiaTheme="minorEastAsia" w:hAnsiTheme="minorEastAsia" w:hint="eastAsia"/>
        </w:rPr>
        <w:t>管理者</w:t>
      </w:r>
      <w:r w:rsidR="00C131FD">
        <w:rPr>
          <w:rFonts w:asciiTheme="minorEastAsia" w:eastAsiaTheme="minorEastAsia" w:hAnsiTheme="minorEastAsia" w:hint="eastAsia"/>
        </w:rPr>
        <w:t>に報告するものとする。</w:t>
      </w:r>
    </w:p>
    <w:p w14:paraId="1F2A256C" w14:textId="55A0AD60" w:rsidR="00171E5A" w:rsidRPr="00645EAB" w:rsidRDefault="00C131FD"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２　指定就労継続支援Ｂ型の提供により事故が発生した場合は、直ちに県、市町村、利用者の家族等に連絡するとともに事故発生時に置ける措置を講じ、事故の状況及び事故に際して取った処置について記録するものとする</w:t>
      </w:r>
      <w:r w:rsidR="00171E5A" w:rsidRPr="00645EAB">
        <w:rPr>
          <w:rFonts w:asciiTheme="minorEastAsia" w:eastAsiaTheme="minorEastAsia" w:hAnsiTheme="minorEastAsia" w:hint="eastAsia"/>
        </w:rPr>
        <w:t>。</w:t>
      </w:r>
    </w:p>
    <w:p w14:paraId="2EEA6D1D" w14:textId="102827DA" w:rsidR="00171E5A" w:rsidRDefault="00C131FD" w:rsidP="00171E5A">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３</w:t>
      </w:r>
      <w:r w:rsidR="00171E5A" w:rsidRPr="00645EAB">
        <w:rPr>
          <w:rFonts w:asciiTheme="minorEastAsia" w:eastAsiaTheme="minorEastAsia" w:hAnsiTheme="minorEastAsia" w:hint="eastAsia"/>
        </w:rPr>
        <w:t xml:space="preserve">　</w:t>
      </w:r>
      <w:r>
        <w:rPr>
          <w:rFonts w:asciiTheme="minorEastAsia" w:eastAsiaTheme="minorEastAsia" w:hAnsiTheme="minorEastAsia" w:hint="eastAsia"/>
        </w:rPr>
        <w:t>事業者は、</w:t>
      </w:r>
      <w:r w:rsidR="00171E5A" w:rsidRPr="00645EAB">
        <w:rPr>
          <w:rFonts w:asciiTheme="minorEastAsia" w:eastAsiaTheme="minorEastAsia" w:hAnsiTheme="minorEastAsia" w:hint="eastAsia"/>
        </w:rPr>
        <w:t>指定就労継続支援Ｂ型の提供により賠償すべき事故が発生したときは、速やかに損害を賠償するものとする。</w:t>
      </w:r>
    </w:p>
    <w:p w14:paraId="0FE57152" w14:textId="0093C748" w:rsidR="00C131FD" w:rsidRPr="00645EAB" w:rsidRDefault="00C131FD" w:rsidP="00C131FD">
      <w:pPr>
        <w:ind w:left="210" w:hangingChars="100" w:hanging="210"/>
        <w:rPr>
          <w:rFonts w:asciiTheme="minorEastAsia" w:eastAsiaTheme="minorEastAsia" w:hAnsiTheme="minorEastAsia"/>
        </w:rPr>
      </w:pPr>
      <w:r>
        <w:rPr>
          <w:rFonts w:asciiTheme="minorEastAsia" w:eastAsiaTheme="minorEastAsia" w:hAnsiTheme="minorEastAsia" w:hint="eastAsia"/>
        </w:rPr>
        <w:t>４　事業者は、前項の損害賠償のために損害賠償保険に加入するものとする。</w:t>
      </w:r>
    </w:p>
    <w:p w14:paraId="7268B2F2" w14:textId="77777777" w:rsidR="00171E5A" w:rsidRPr="00645EAB" w:rsidRDefault="00171E5A" w:rsidP="00171E5A">
      <w:pPr>
        <w:ind w:left="210" w:hangingChars="100" w:hanging="210"/>
        <w:rPr>
          <w:rFonts w:asciiTheme="minorEastAsia" w:eastAsiaTheme="minorEastAsia" w:hAnsiTheme="minorEastAsia"/>
        </w:rPr>
      </w:pPr>
    </w:p>
    <w:p w14:paraId="35A5DDB5"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14:paraId="373742E5" w14:textId="52D8DD58"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C131FD">
        <w:rPr>
          <w:rFonts w:asciiTheme="minorEastAsia" w:eastAsiaTheme="minorEastAsia" w:hAnsiTheme="minorEastAsia" w:hint="eastAsia"/>
        </w:rPr>
        <w:t>６</w:t>
      </w:r>
      <w:r w:rsidR="00E871E9">
        <w:rPr>
          <w:rFonts w:asciiTheme="minorEastAsia" w:eastAsiaTheme="minorEastAsia" w:hAnsiTheme="minorEastAsia" w:hint="eastAsia"/>
        </w:rPr>
        <w:t>条　事業者、消火設備その他の非常災害に際して必要な設備を事業所に備えるものとする</w:t>
      </w:r>
      <w:r w:rsidRPr="00645EAB">
        <w:rPr>
          <w:rFonts w:asciiTheme="minorEastAsia" w:eastAsiaTheme="minorEastAsia" w:hAnsiTheme="minorEastAsia" w:hint="eastAsia"/>
        </w:rPr>
        <w:t>。</w:t>
      </w:r>
    </w:p>
    <w:p w14:paraId="032DB229" w14:textId="664661FF" w:rsidR="00E871E9" w:rsidRDefault="00E871E9" w:rsidP="00E871E9">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２　事業者は、事業所において、利用者の障害の状況及び地域の自然的・社会的条件を踏まえ、想定される非常災害の種類ごとに、その規模及び被害想定の程度に応じた非常災害への対応に関する具体的な計画を策定するとともに、非常災害時の関係機関への通報及び関係者との連絡体制を整備し、それらの内容を定期的に職員に周知するものとする。</w:t>
      </w:r>
    </w:p>
    <w:p w14:paraId="352A732A" w14:textId="1F6B103F" w:rsidR="00E871E9" w:rsidRDefault="00E871E9" w:rsidP="00E871E9">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３　事業者は、事業所において、非常災害時に備えるため、前項の計画に従い、避難または救出に係る訓練その他必要な訓練を、その実効性を確保しつつ、定期的に行うものとする。</w:t>
      </w:r>
    </w:p>
    <w:p w14:paraId="695AF9C1" w14:textId="45D79592" w:rsidR="00E871E9" w:rsidRDefault="00E871E9" w:rsidP="00E871E9">
      <w:pPr>
        <w:ind w:left="210" w:hangingChars="100" w:hanging="210"/>
        <w:rPr>
          <w:rFonts w:asciiTheme="minorEastAsia" w:eastAsiaTheme="minorEastAsia" w:hAnsiTheme="minorEastAsia" w:hint="eastAsia"/>
        </w:rPr>
      </w:pPr>
      <w:r>
        <w:rPr>
          <w:rFonts w:asciiTheme="minorEastAsia" w:eastAsiaTheme="minorEastAsia" w:hAnsiTheme="minorEastAsia" w:hint="eastAsia"/>
        </w:rPr>
        <w:lastRenderedPageBreak/>
        <w:t>４　事業者は、事業所において、非常災害時における利用者等の安全の確保が図られるよう、あらかじめ、市町村近隣住民、障害福祉サービスを行う者、その他の保健医療サービス又は福祉サービスを提供する者等と相互に支援及び協力を行うための体制の整備を行うものとする。</w:t>
      </w:r>
    </w:p>
    <w:p w14:paraId="7A91D1FC" w14:textId="30DF5E3B" w:rsidR="00E871E9" w:rsidRDefault="00E871E9" w:rsidP="00E871E9">
      <w:pPr>
        <w:ind w:left="210" w:hangingChars="100" w:hanging="210"/>
        <w:rPr>
          <w:rFonts w:asciiTheme="minorEastAsia" w:eastAsiaTheme="minorEastAsia" w:hAnsiTheme="minorEastAsia" w:hint="eastAsia"/>
        </w:rPr>
      </w:pPr>
      <w:r>
        <w:rPr>
          <w:rFonts w:asciiTheme="minorEastAsia" w:eastAsiaTheme="minorEastAsia" w:hAnsiTheme="minorEastAsia" w:hint="eastAsia"/>
        </w:rPr>
        <w:t>５　事業者は、事業所において、非常災害発生時には、障害者、高齢者、乳幼児等、特に配慮を要する者の支援に努めるものとする。</w:t>
      </w:r>
    </w:p>
    <w:p w14:paraId="64B06397" w14:textId="77777777" w:rsidR="00E871E9" w:rsidRPr="00645EAB" w:rsidRDefault="00E871E9" w:rsidP="00171E5A">
      <w:pPr>
        <w:ind w:left="210" w:hangingChars="100" w:hanging="210"/>
        <w:rPr>
          <w:rFonts w:asciiTheme="minorEastAsia" w:eastAsiaTheme="minorEastAsia" w:hAnsiTheme="minorEastAsia"/>
        </w:rPr>
      </w:pPr>
    </w:p>
    <w:p w14:paraId="1B9F09B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14:paraId="3F443F91" w14:textId="6F0D40A3" w:rsidR="00854B6B" w:rsidRPr="00645EAB" w:rsidRDefault="00171E5A" w:rsidP="002E1461">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2E1461">
        <w:rPr>
          <w:rFonts w:asciiTheme="minorEastAsia" w:eastAsiaTheme="minorEastAsia" w:hAnsiTheme="minorEastAsia" w:hint="eastAsia"/>
        </w:rPr>
        <w:t>７</w:t>
      </w:r>
      <w:r w:rsidRPr="00645EAB">
        <w:rPr>
          <w:rFonts w:asciiTheme="minorEastAsia" w:eastAsiaTheme="minorEastAsia" w:hAnsiTheme="minorEastAsia" w:hint="eastAsia"/>
        </w:rPr>
        <w:t xml:space="preserve">条　</w:t>
      </w:r>
      <w:r w:rsidR="002E1461">
        <w:rPr>
          <w:rFonts w:asciiTheme="minorEastAsia" w:eastAsiaTheme="minorEastAsia" w:hAnsiTheme="minorEastAsia" w:hint="eastAsia"/>
        </w:rPr>
        <w:t>事業者は、その提供した指定就労継続支援Ｂ型</w:t>
      </w:r>
      <w:r w:rsidR="00854B6B" w:rsidRPr="00645EAB">
        <w:rPr>
          <w:rFonts w:asciiTheme="minorEastAsia" w:eastAsiaTheme="minorEastAsia" w:hAnsiTheme="minorEastAsia" w:hint="eastAsia"/>
        </w:rPr>
        <w:t>に関する利用者又はその家族</w:t>
      </w:r>
      <w:r w:rsidR="002E1461">
        <w:rPr>
          <w:rFonts w:asciiTheme="minorEastAsia" w:eastAsiaTheme="minorEastAsia" w:hAnsiTheme="minorEastAsia" w:hint="eastAsia"/>
        </w:rPr>
        <w:t>等</w:t>
      </w:r>
      <w:r w:rsidR="00854B6B" w:rsidRPr="00645EAB">
        <w:rPr>
          <w:rFonts w:asciiTheme="minorEastAsia" w:eastAsiaTheme="minorEastAsia" w:hAnsiTheme="minorEastAsia" w:hint="eastAsia"/>
        </w:rPr>
        <w:t>からの苦情に迅速か</w:t>
      </w:r>
      <w:r w:rsidR="002E1461">
        <w:rPr>
          <w:rFonts w:asciiTheme="minorEastAsia" w:eastAsiaTheme="minorEastAsia" w:hAnsiTheme="minorEastAsia" w:hint="eastAsia"/>
        </w:rPr>
        <w:t>つ適切に対応するために、苦情を受け付けるための窓口を設置する等、必要な措置を講じるものとする</w:t>
      </w:r>
      <w:r w:rsidR="00854B6B" w:rsidRPr="00645EAB">
        <w:rPr>
          <w:rFonts w:asciiTheme="minorEastAsia" w:eastAsiaTheme="minorEastAsia" w:hAnsiTheme="minorEastAsia" w:hint="eastAsia"/>
        </w:rPr>
        <w:t>。</w:t>
      </w:r>
    </w:p>
    <w:p w14:paraId="38477D36" w14:textId="5172FD48"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 </w:t>
      </w:r>
      <w:r w:rsidR="002E1461">
        <w:rPr>
          <w:rFonts w:asciiTheme="minorEastAsia" w:eastAsiaTheme="minorEastAsia" w:hAnsiTheme="minorEastAsia" w:hint="eastAsia"/>
        </w:rPr>
        <w:t>事業者は、その提供した指定就労継続支援Ｂ型に関し、県又は、</w:t>
      </w:r>
      <w:r w:rsidRPr="00645EAB">
        <w:rPr>
          <w:rFonts w:asciiTheme="minorEastAsia" w:eastAsiaTheme="minorEastAsia" w:hAnsiTheme="minorEastAsia" w:hint="eastAsia"/>
        </w:rPr>
        <w:t>市町村</w:t>
      </w:r>
      <w:r w:rsidR="002E1461">
        <w:rPr>
          <w:rFonts w:asciiTheme="minorEastAsia" w:eastAsiaTheme="minorEastAsia" w:hAnsiTheme="minorEastAsia" w:hint="eastAsia"/>
        </w:rPr>
        <w:t>（以下、「県等」という。）が行う報告も</w:t>
      </w:r>
      <w:r w:rsidRPr="00645EAB">
        <w:rPr>
          <w:rFonts w:asciiTheme="minorEastAsia" w:eastAsiaTheme="minorEastAsia" w:hAnsiTheme="minorEastAsia" w:hint="eastAsia"/>
        </w:rPr>
        <w:t>しくは文書その他の物件の提出若</w:t>
      </w:r>
      <w:r w:rsidR="002E1461">
        <w:rPr>
          <w:rFonts w:asciiTheme="minorEastAsia" w:eastAsiaTheme="minorEastAsia" w:hAnsiTheme="minorEastAsia" w:hint="eastAsia"/>
        </w:rPr>
        <w:t>しくは提示の命令又は当該職員からの質問もしくは事業所の設備も</w:t>
      </w:r>
      <w:r w:rsidRPr="00645EAB">
        <w:rPr>
          <w:rFonts w:asciiTheme="minorEastAsia" w:eastAsiaTheme="minorEastAsia" w:hAnsiTheme="minorEastAsia" w:hint="eastAsia"/>
        </w:rPr>
        <w:t>しくは帳簿書類その他の物件の検査に応じ、及</w:t>
      </w:r>
      <w:r w:rsidR="002E1461">
        <w:rPr>
          <w:rFonts w:asciiTheme="minorEastAsia" w:eastAsiaTheme="minorEastAsia" w:hAnsiTheme="minorEastAsia" w:hint="eastAsia"/>
        </w:rPr>
        <w:t>び利用者又はその家族からの苦情に関して県等が行う調査に協力するとともに、県等から指導又は助言を受けた場合</w:t>
      </w:r>
      <w:r w:rsidRPr="00645EAB">
        <w:rPr>
          <w:rFonts w:asciiTheme="minorEastAsia" w:eastAsiaTheme="minorEastAsia" w:hAnsiTheme="minorEastAsia" w:hint="eastAsia"/>
        </w:rPr>
        <w:t>、当該指導又は助言に従って必要な改善を行うものとする。</w:t>
      </w:r>
    </w:p>
    <w:p w14:paraId="71658096" w14:textId="3BADA36F" w:rsidR="00171E5A" w:rsidRPr="00645EAB" w:rsidRDefault="002E1461" w:rsidP="00854B6B">
      <w:pPr>
        <w:ind w:left="210" w:hangingChars="100" w:hanging="210"/>
        <w:rPr>
          <w:rFonts w:asciiTheme="minorEastAsia" w:eastAsiaTheme="minorEastAsia" w:hAnsiTheme="minorEastAsia"/>
        </w:rPr>
      </w:pPr>
      <w:r>
        <w:rPr>
          <w:rFonts w:asciiTheme="minorEastAsia" w:eastAsiaTheme="minorEastAsia" w:hAnsiTheme="minorEastAsia" w:hint="eastAsia"/>
        </w:rPr>
        <w:t>３</w:t>
      </w:r>
      <w:r w:rsidR="00854B6B" w:rsidRPr="00645EAB">
        <w:rPr>
          <w:rFonts w:asciiTheme="minorEastAsia" w:eastAsiaTheme="minorEastAsia" w:hAnsiTheme="minorEastAsia" w:hint="eastAsia"/>
        </w:rPr>
        <w:t xml:space="preserve"> </w:t>
      </w:r>
      <w:r>
        <w:rPr>
          <w:rFonts w:asciiTheme="minorEastAsia" w:eastAsiaTheme="minorEastAsia" w:hAnsiTheme="minorEastAsia" w:hint="eastAsia"/>
        </w:rPr>
        <w:t>事業者は、</w:t>
      </w:r>
      <w:r w:rsidR="00854B6B" w:rsidRPr="00645EAB">
        <w:rPr>
          <w:rFonts w:asciiTheme="minorEastAsia" w:eastAsiaTheme="minorEastAsia" w:hAnsiTheme="minorEastAsia" w:hint="eastAsia"/>
        </w:rPr>
        <w:t>社会福祉法第８３条に規定す</w:t>
      </w:r>
      <w:r>
        <w:rPr>
          <w:rFonts w:asciiTheme="minorEastAsia" w:eastAsiaTheme="minorEastAsia" w:hAnsiTheme="minorEastAsia" w:hint="eastAsia"/>
        </w:rPr>
        <w:t>る運営適正化委員会が同法第８５条の規定により行う調査又は斡旋</w:t>
      </w:r>
      <w:r w:rsidR="00854B6B" w:rsidRPr="00645EAB">
        <w:rPr>
          <w:rFonts w:asciiTheme="minorEastAsia" w:eastAsiaTheme="minorEastAsia" w:hAnsiTheme="minorEastAsia" w:hint="eastAsia"/>
        </w:rPr>
        <w:t>にできる限り協力するものとする。</w:t>
      </w:r>
    </w:p>
    <w:p w14:paraId="5E02ED81" w14:textId="77777777" w:rsidR="00171E5A" w:rsidRPr="00645EAB" w:rsidRDefault="00171E5A" w:rsidP="00171E5A">
      <w:pPr>
        <w:ind w:left="210" w:hangingChars="100" w:hanging="210"/>
        <w:rPr>
          <w:rFonts w:asciiTheme="minorEastAsia" w:eastAsiaTheme="minorEastAsia" w:hAnsiTheme="minorEastAsia"/>
        </w:rPr>
      </w:pPr>
    </w:p>
    <w:p w14:paraId="315E672C"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14:paraId="0DA8DFC0" w14:textId="186F0DED"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2E1461">
        <w:rPr>
          <w:rFonts w:asciiTheme="minorEastAsia" w:eastAsiaTheme="minorEastAsia" w:hAnsiTheme="minorEastAsia" w:hint="eastAsia"/>
        </w:rPr>
        <w:t>８条　事業者</w:t>
      </w:r>
      <w:r w:rsidRPr="00645EAB">
        <w:rPr>
          <w:rFonts w:asciiTheme="minorEastAsia" w:eastAsiaTheme="minorEastAsia" w:hAnsiTheme="minorEastAsia" w:hint="eastAsia"/>
        </w:rPr>
        <w:t>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14:paraId="229C7748"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14:paraId="6798D747"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14:paraId="6D879BA0" w14:textId="77777777" w:rsidR="00171E5A" w:rsidRDefault="00171E5A" w:rsidP="00171E5A">
      <w:pPr>
        <w:ind w:left="210" w:hangingChars="100" w:hanging="210"/>
        <w:rPr>
          <w:rFonts w:asciiTheme="minorEastAsia" w:eastAsiaTheme="minorEastAsia" w:hAnsiTheme="minorEastAsia" w:hint="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14:paraId="42FDAD2D" w14:textId="1EB7149B" w:rsidR="002E1461" w:rsidRPr="00645EAB" w:rsidRDefault="002E1461" w:rsidP="002E1461">
      <w:pPr>
        <w:ind w:left="210" w:hangingChars="100" w:hanging="210"/>
        <w:rPr>
          <w:rFonts w:asciiTheme="minorEastAsia" w:eastAsiaTheme="minorEastAsia" w:hAnsiTheme="minorEastAsia"/>
        </w:rPr>
      </w:pPr>
      <w:r>
        <w:rPr>
          <w:rFonts w:asciiTheme="minorEastAsia" w:eastAsiaTheme="minorEastAsia" w:hAnsiTheme="minorEastAsia" w:hint="eastAsia"/>
        </w:rPr>
        <w:t>５　事業者は、利用者又はその家族から当該利用者に係る指定就労継続支援Ｂ型の提供に関する記録の提示を求められた場合は、当該利用者の不利益にならない程度において可能か限り開示するものとする。</w:t>
      </w:r>
    </w:p>
    <w:p w14:paraId="066A4B5B" w14:textId="77777777" w:rsidR="00171E5A" w:rsidRPr="00645EAB" w:rsidRDefault="00171E5A" w:rsidP="00171E5A">
      <w:pPr>
        <w:ind w:left="210" w:hangingChars="100" w:hanging="210"/>
        <w:rPr>
          <w:rFonts w:asciiTheme="minorEastAsia" w:eastAsiaTheme="minorEastAsia" w:hAnsiTheme="minorEastAsia"/>
        </w:rPr>
      </w:pPr>
    </w:p>
    <w:p w14:paraId="36D989D9" w14:textId="7B301E45" w:rsidR="00171E5A" w:rsidRPr="00645EAB" w:rsidRDefault="005B7660"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（虐待の防止及び早期発見並びに虐待があった場合の対応に関する事項</w:t>
      </w:r>
      <w:r w:rsidR="00171E5A" w:rsidRPr="00645EAB">
        <w:rPr>
          <w:rFonts w:asciiTheme="minorEastAsia" w:eastAsiaTheme="minorEastAsia" w:hAnsiTheme="minorEastAsia" w:hint="eastAsia"/>
        </w:rPr>
        <w:t>）</w:t>
      </w:r>
    </w:p>
    <w:p w14:paraId="528A0E9E" w14:textId="46924271" w:rsidR="00171E5A" w:rsidRDefault="002E1461" w:rsidP="00854B6B">
      <w:pPr>
        <w:ind w:left="210" w:hangingChars="100" w:hanging="210"/>
        <w:rPr>
          <w:rFonts w:asciiTheme="minorEastAsia" w:eastAsiaTheme="minorEastAsia" w:hAnsiTheme="minorEastAsia" w:hint="eastAsia"/>
        </w:rPr>
      </w:pPr>
      <w:r>
        <w:rPr>
          <w:rFonts w:asciiTheme="minorEastAsia" w:eastAsiaTheme="minorEastAsia" w:hAnsiTheme="minorEastAsia" w:hint="eastAsia"/>
        </w:rPr>
        <w:t>第１９</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w:t>
      </w:r>
      <w:r w:rsidR="005B7660">
        <w:rPr>
          <w:rFonts w:asciiTheme="minorEastAsia" w:eastAsiaTheme="minorEastAsia" w:hAnsiTheme="minorEastAsia" w:hint="eastAsia"/>
        </w:rPr>
        <w:t>次の措置を講ずるよう努力するものとする。</w:t>
      </w:r>
    </w:p>
    <w:p w14:paraId="2C8AE4AF" w14:textId="01CB0CED" w:rsidR="005B7660" w:rsidRPr="005B7660" w:rsidRDefault="005B7660" w:rsidP="005B7660">
      <w:pPr>
        <w:pStyle w:val="a9"/>
        <w:numPr>
          <w:ilvl w:val="0"/>
          <w:numId w:val="1"/>
        </w:numPr>
        <w:ind w:leftChars="0"/>
        <w:rPr>
          <w:rFonts w:asciiTheme="minorEastAsia" w:eastAsiaTheme="minorEastAsia" w:hAnsiTheme="minorEastAsia" w:hint="eastAsia"/>
        </w:rPr>
      </w:pPr>
      <w:r w:rsidRPr="005B7660">
        <w:rPr>
          <w:rFonts w:asciiTheme="minorEastAsia" w:eastAsiaTheme="minorEastAsia" w:hAnsiTheme="minorEastAsia" w:hint="eastAsia"/>
        </w:rPr>
        <w:t>虐待防止及び早期発見並びに虐待があった場合の対応に関する責任者の設置及び</w:t>
      </w:r>
      <w:r w:rsidRPr="005B7660">
        <w:rPr>
          <w:rFonts w:asciiTheme="minorEastAsia" w:eastAsiaTheme="minorEastAsia" w:hAnsiTheme="minorEastAsia" w:hint="eastAsia"/>
        </w:rPr>
        <w:lastRenderedPageBreak/>
        <w:t>設置</w:t>
      </w:r>
    </w:p>
    <w:p w14:paraId="5ED3E37D" w14:textId="25AF98A2" w:rsidR="005B7660" w:rsidRDefault="005B7660" w:rsidP="005B7660">
      <w:pPr>
        <w:pStyle w:val="a9"/>
        <w:numPr>
          <w:ilvl w:val="0"/>
          <w:numId w:val="1"/>
        </w:numPr>
        <w:ind w:leftChars="0"/>
        <w:rPr>
          <w:rFonts w:asciiTheme="minorEastAsia" w:eastAsiaTheme="minorEastAsia" w:hAnsiTheme="minorEastAsia" w:hint="eastAsia"/>
        </w:rPr>
      </w:pPr>
      <w:r>
        <w:rPr>
          <w:rFonts w:asciiTheme="minorEastAsia" w:eastAsiaTheme="minorEastAsia" w:hAnsiTheme="minorEastAsia" w:hint="eastAsia"/>
        </w:rPr>
        <w:t>成年後見制度の利用支援</w:t>
      </w:r>
    </w:p>
    <w:p w14:paraId="5C7F535F" w14:textId="05D37E9D" w:rsidR="005B7660" w:rsidRDefault="005B7660" w:rsidP="005B7660">
      <w:pPr>
        <w:pStyle w:val="a9"/>
        <w:numPr>
          <w:ilvl w:val="0"/>
          <w:numId w:val="1"/>
        </w:numPr>
        <w:ind w:leftChars="0"/>
        <w:rPr>
          <w:rFonts w:asciiTheme="minorEastAsia" w:eastAsiaTheme="minorEastAsia" w:hAnsiTheme="minorEastAsia" w:hint="eastAsia"/>
        </w:rPr>
      </w:pPr>
      <w:r>
        <w:rPr>
          <w:rFonts w:asciiTheme="minorEastAsia" w:eastAsiaTheme="minorEastAsia" w:hAnsiTheme="minorEastAsia" w:hint="eastAsia"/>
        </w:rPr>
        <w:t>苦情解決体制の整備</w:t>
      </w:r>
    </w:p>
    <w:p w14:paraId="1DAD00AA" w14:textId="64C156AB" w:rsidR="005B7660" w:rsidRDefault="005B7660" w:rsidP="005B7660">
      <w:pPr>
        <w:pStyle w:val="a9"/>
        <w:numPr>
          <w:ilvl w:val="0"/>
          <w:numId w:val="1"/>
        </w:numPr>
        <w:ind w:leftChars="0"/>
        <w:rPr>
          <w:rFonts w:asciiTheme="minorEastAsia" w:eastAsiaTheme="minorEastAsia" w:hAnsiTheme="minorEastAsia" w:hint="eastAsia"/>
        </w:rPr>
      </w:pPr>
      <w:r>
        <w:rPr>
          <w:rFonts w:asciiTheme="minorEastAsia" w:eastAsiaTheme="minorEastAsia" w:hAnsiTheme="minorEastAsia" w:hint="eastAsia"/>
        </w:rPr>
        <w:t>従事者に対する虐待の防止及び虐待があった場合の対応を啓発・普及させるための研修の実施</w:t>
      </w:r>
    </w:p>
    <w:p w14:paraId="74BF4FB9" w14:textId="39D0C460" w:rsidR="005B7660" w:rsidRPr="005B7660" w:rsidRDefault="005B7660" w:rsidP="005B7660">
      <w:pPr>
        <w:pStyle w:val="a9"/>
        <w:numPr>
          <w:ilvl w:val="0"/>
          <w:numId w:val="1"/>
        </w:numPr>
        <w:ind w:leftChars="0"/>
        <w:rPr>
          <w:rFonts w:asciiTheme="minorEastAsia" w:eastAsiaTheme="minorEastAsia" w:hAnsiTheme="minorEastAsia" w:hint="eastAsia"/>
        </w:rPr>
      </w:pPr>
      <w:r>
        <w:rPr>
          <w:rFonts w:asciiTheme="minorEastAsia" w:eastAsiaTheme="minorEastAsia" w:hAnsiTheme="minorEastAsia" w:hint="eastAsia"/>
        </w:rPr>
        <w:t>虐待を受けたと思われる利用者等を発見した場合の自治体への速やかな通報及び必要な措置の実施並びに自治体が行う調査への協力</w:t>
      </w:r>
    </w:p>
    <w:p w14:paraId="155F9380" w14:textId="77777777" w:rsidR="00171E5A" w:rsidRPr="00645EAB" w:rsidRDefault="00171E5A" w:rsidP="00171E5A">
      <w:pPr>
        <w:rPr>
          <w:rFonts w:asciiTheme="minorEastAsia" w:eastAsiaTheme="minorEastAsia" w:hAnsiTheme="minorEastAsia"/>
        </w:rPr>
      </w:pPr>
    </w:p>
    <w:p w14:paraId="0EAA4FA6"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14:paraId="36BE44FC" w14:textId="4E0D9173"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r w:rsidR="005B7660">
        <w:rPr>
          <w:rFonts w:asciiTheme="minorEastAsia" w:eastAsiaTheme="minorEastAsia" w:hAnsiTheme="minorEastAsia" w:hint="eastAsia"/>
        </w:rPr>
        <w:t>２０</w:t>
      </w:r>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14:paraId="3C693B6F"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14:paraId="2C19DA88"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14:paraId="76E158A3"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14:paraId="3E125F20"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14:paraId="61D8167B"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14:paraId="39E34DF1" w14:textId="77777777"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と事業所の管理者との協議に基づいて定めるものとする。</w:t>
      </w:r>
    </w:p>
    <w:p w14:paraId="6031E78C" w14:textId="77777777" w:rsidR="00171E5A" w:rsidRPr="00645EAB" w:rsidRDefault="00171E5A" w:rsidP="00171E5A">
      <w:pPr>
        <w:ind w:left="210" w:hangingChars="100" w:hanging="210"/>
        <w:rPr>
          <w:rFonts w:asciiTheme="minorEastAsia" w:eastAsiaTheme="minorEastAsia" w:hAnsiTheme="minorEastAsia"/>
        </w:rPr>
      </w:pPr>
    </w:p>
    <w:p w14:paraId="758CCD42" w14:textId="77777777"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14:paraId="35AB504B" w14:textId="6634CC78" w:rsidR="00524BD3" w:rsidRDefault="00A01A95" w:rsidP="00171E5A">
      <w:pPr>
        <w:rPr>
          <w:ins w:id="0" w:author="user" w:date="2015-02-24T08:26:00Z"/>
          <w:rFonts w:asciiTheme="minorEastAsia" w:eastAsiaTheme="minorEastAsia" w:hAnsiTheme="minorEastAsia"/>
        </w:rPr>
      </w:pPr>
      <w:r>
        <w:rPr>
          <w:rFonts w:asciiTheme="minorEastAsia" w:eastAsiaTheme="minorEastAsia" w:hAnsiTheme="minorEastAsia" w:hint="eastAsia"/>
        </w:rPr>
        <w:t>この規程は、平成２</w:t>
      </w:r>
      <w:r w:rsidR="00EB06A2">
        <w:rPr>
          <w:rFonts w:asciiTheme="minorEastAsia" w:eastAsiaTheme="minorEastAsia" w:hAnsiTheme="minorEastAsia" w:hint="eastAsia"/>
        </w:rPr>
        <w:t>９</w:t>
      </w:r>
      <w:r w:rsidR="004C7EB0" w:rsidRPr="00645EAB">
        <w:rPr>
          <w:rFonts w:asciiTheme="minorEastAsia" w:eastAsiaTheme="minorEastAsia" w:hAnsiTheme="minorEastAsia" w:hint="eastAsia"/>
        </w:rPr>
        <w:t>年</w:t>
      </w:r>
      <w:r w:rsidR="005B7660">
        <w:rPr>
          <w:rFonts w:asciiTheme="minorEastAsia" w:eastAsiaTheme="minorEastAsia" w:hAnsiTheme="minorEastAsia" w:hint="eastAsia"/>
        </w:rPr>
        <w:t>５</w:t>
      </w:r>
      <w:bookmarkStart w:id="1" w:name="_GoBack"/>
      <w:bookmarkEnd w:id="1"/>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14:paraId="083415B5" w14:textId="77777777" w:rsidR="002E2339" w:rsidRPr="00645EAB" w:rsidRDefault="002E2339" w:rsidP="003E4B07">
      <w:pPr>
        <w:rPr>
          <w:rFonts w:asciiTheme="minorEastAsia" w:eastAsiaTheme="minorEastAsia" w:hAnsiTheme="minorEastAsia"/>
        </w:rPr>
      </w:pPr>
    </w:p>
    <w:sectPr w:rsidR="002E2339"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9FAA27" w14:textId="77777777" w:rsidR="002E1461" w:rsidRDefault="002E1461" w:rsidP="00C54FEC">
      <w:r>
        <w:separator/>
      </w:r>
    </w:p>
  </w:endnote>
  <w:endnote w:type="continuationSeparator" w:id="0">
    <w:p w14:paraId="1758DFF2" w14:textId="77777777" w:rsidR="002E1461" w:rsidRDefault="002E1461"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entury">
    <w:panose1 w:val="02040604050505020304"/>
    <w:charset w:val="00"/>
    <w:family w:val="auto"/>
    <w:pitch w:val="variable"/>
    <w:sig w:usb0="00000003" w:usb1="00000000" w:usb2="00000000" w:usb3="00000000" w:csb0="00000001"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00000003" w:usb1="00000000" w:usb2="00000000" w:usb3="00000000" w:csb0="00000001" w:csb1="00000000"/>
  </w:font>
  <w:font w:name="ＭＳ ゴシック">
    <w:panose1 w:val="020B06090702050802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3166AB" w14:textId="77777777" w:rsidR="002E1461" w:rsidRDefault="002E1461" w:rsidP="00C54FEC">
      <w:r>
        <w:separator/>
      </w:r>
    </w:p>
  </w:footnote>
  <w:footnote w:type="continuationSeparator" w:id="0">
    <w:p w14:paraId="7FB47FFC" w14:textId="77777777" w:rsidR="002E1461" w:rsidRDefault="002E1461" w:rsidP="00C54FE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243020"/>
    <w:multiLevelType w:val="hybridMultilevel"/>
    <w:tmpl w:val="E53E2D04"/>
    <w:lvl w:ilvl="0" w:tplc="3D9E2272">
      <w:start w:val="1"/>
      <w:numFmt w:val="decimalFullWidth"/>
      <w:lvlText w:val="（%1）"/>
      <w:lvlJc w:val="left"/>
      <w:pPr>
        <w:ind w:left="940" w:hanging="720"/>
      </w:pPr>
      <w:rPr>
        <w:rFonts w:hint="eastAsia"/>
      </w:rPr>
    </w:lvl>
    <w:lvl w:ilvl="1" w:tplc="04090017" w:tentative="1">
      <w:start w:val="1"/>
      <w:numFmt w:val="aiueoFullWidth"/>
      <w:lvlText w:val="(%2)"/>
      <w:lvlJc w:val="left"/>
      <w:pPr>
        <w:ind w:left="1180" w:hanging="480"/>
      </w:pPr>
    </w:lvl>
    <w:lvl w:ilvl="2" w:tplc="04090011" w:tentative="1">
      <w:start w:val="1"/>
      <w:numFmt w:val="decimalEnclosedCircle"/>
      <w:lvlText w:val="%3"/>
      <w:lvlJc w:val="left"/>
      <w:pPr>
        <w:ind w:left="1660" w:hanging="480"/>
      </w:pPr>
    </w:lvl>
    <w:lvl w:ilvl="3" w:tplc="0409000F" w:tentative="1">
      <w:start w:val="1"/>
      <w:numFmt w:val="decimal"/>
      <w:lvlText w:val="%4."/>
      <w:lvlJc w:val="left"/>
      <w:pPr>
        <w:ind w:left="2140" w:hanging="480"/>
      </w:pPr>
    </w:lvl>
    <w:lvl w:ilvl="4" w:tplc="04090017" w:tentative="1">
      <w:start w:val="1"/>
      <w:numFmt w:val="aiueoFullWidth"/>
      <w:lvlText w:val="(%5)"/>
      <w:lvlJc w:val="left"/>
      <w:pPr>
        <w:ind w:left="2620" w:hanging="480"/>
      </w:pPr>
    </w:lvl>
    <w:lvl w:ilvl="5" w:tplc="04090011" w:tentative="1">
      <w:start w:val="1"/>
      <w:numFmt w:val="decimalEnclosedCircle"/>
      <w:lvlText w:val="%6"/>
      <w:lvlJc w:val="left"/>
      <w:pPr>
        <w:ind w:left="3100" w:hanging="480"/>
      </w:pPr>
    </w:lvl>
    <w:lvl w:ilvl="6" w:tplc="0409000F" w:tentative="1">
      <w:start w:val="1"/>
      <w:numFmt w:val="decimal"/>
      <w:lvlText w:val="%7."/>
      <w:lvlJc w:val="left"/>
      <w:pPr>
        <w:ind w:left="3580" w:hanging="480"/>
      </w:pPr>
    </w:lvl>
    <w:lvl w:ilvl="7" w:tplc="04090017" w:tentative="1">
      <w:start w:val="1"/>
      <w:numFmt w:val="aiueoFullWidth"/>
      <w:lvlText w:val="(%8)"/>
      <w:lvlJc w:val="left"/>
      <w:pPr>
        <w:ind w:left="4060" w:hanging="480"/>
      </w:pPr>
    </w:lvl>
    <w:lvl w:ilvl="8" w:tplc="04090011" w:tentative="1">
      <w:start w:val="1"/>
      <w:numFmt w:val="decimalEnclosedCircle"/>
      <w:lvlText w:val="%9"/>
      <w:lvlJc w:val="left"/>
      <w:pPr>
        <w:ind w:left="4540" w:hanging="4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D074F"/>
    <w:rsid w:val="0014785B"/>
    <w:rsid w:val="0015292C"/>
    <w:rsid w:val="001605D9"/>
    <w:rsid w:val="00171E5A"/>
    <w:rsid w:val="001954B7"/>
    <w:rsid w:val="001C523D"/>
    <w:rsid w:val="001E18BF"/>
    <w:rsid w:val="00275E3F"/>
    <w:rsid w:val="002B2C01"/>
    <w:rsid w:val="002E1461"/>
    <w:rsid w:val="002E2339"/>
    <w:rsid w:val="002F47DD"/>
    <w:rsid w:val="00326BE5"/>
    <w:rsid w:val="003A1671"/>
    <w:rsid w:val="003E4B07"/>
    <w:rsid w:val="00455659"/>
    <w:rsid w:val="0045698A"/>
    <w:rsid w:val="004C7EB0"/>
    <w:rsid w:val="005042CD"/>
    <w:rsid w:val="00524BD3"/>
    <w:rsid w:val="0053179B"/>
    <w:rsid w:val="00561AC4"/>
    <w:rsid w:val="00561C60"/>
    <w:rsid w:val="005A6E8F"/>
    <w:rsid w:val="005B7660"/>
    <w:rsid w:val="005B7D23"/>
    <w:rsid w:val="0060339D"/>
    <w:rsid w:val="0060350A"/>
    <w:rsid w:val="00645EAB"/>
    <w:rsid w:val="00693DB2"/>
    <w:rsid w:val="006A2BBF"/>
    <w:rsid w:val="006A7929"/>
    <w:rsid w:val="006B3A3C"/>
    <w:rsid w:val="006B4335"/>
    <w:rsid w:val="006D6C62"/>
    <w:rsid w:val="006F54CD"/>
    <w:rsid w:val="00724F0A"/>
    <w:rsid w:val="00751AAA"/>
    <w:rsid w:val="00780028"/>
    <w:rsid w:val="007A3F9E"/>
    <w:rsid w:val="00824DE1"/>
    <w:rsid w:val="00854B6B"/>
    <w:rsid w:val="00863B4F"/>
    <w:rsid w:val="008773F3"/>
    <w:rsid w:val="00884812"/>
    <w:rsid w:val="008953EC"/>
    <w:rsid w:val="008C1914"/>
    <w:rsid w:val="008F6A13"/>
    <w:rsid w:val="0090176F"/>
    <w:rsid w:val="00903C99"/>
    <w:rsid w:val="009746D6"/>
    <w:rsid w:val="00977954"/>
    <w:rsid w:val="009D6C10"/>
    <w:rsid w:val="00A01A95"/>
    <w:rsid w:val="00A47AE1"/>
    <w:rsid w:val="00A76985"/>
    <w:rsid w:val="00AA1EB8"/>
    <w:rsid w:val="00AE3B90"/>
    <w:rsid w:val="00B32EF9"/>
    <w:rsid w:val="00B74D9B"/>
    <w:rsid w:val="00C131FD"/>
    <w:rsid w:val="00C54FEC"/>
    <w:rsid w:val="00C6224C"/>
    <w:rsid w:val="00C77AF7"/>
    <w:rsid w:val="00CC3110"/>
    <w:rsid w:val="00D77401"/>
    <w:rsid w:val="00D839BB"/>
    <w:rsid w:val="00D97647"/>
    <w:rsid w:val="00DD40F7"/>
    <w:rsid w:val="00E06D3E"/>
    <w:rsid w:val="00E871E9"/>
    <w:rsid w:val="00EB06A2"/>
    <w:rsid w:val="00EB6BAB"/>
    <w:rsid w:val="00EC3901"/>
    <w:rsid w:val="00F30EB9"/>
    <w:rsid w:val="00F3441B"/>
    <w:rsid w:val="00F51607"/>
    <w:rsid w:val="00F87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1"/>
    </o:shapelayout>
  </w:shapeDefaults>
  <w:decimalSymbol w:val="."/>
  <w:listSeparator w:val=","/>
  <w14:docId w14:val="0F0E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5B7660"/>
    <w:pPr>
      <w:ind w:leftChars="400" w:left="9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5B7660"/>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theme" Target="theme/theme1.xml"/><Relationship Id="rId11"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DFE56-438E-9946-9552-BDBD9681F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928</Words>
  <Characters>5295</Characters>
  <Application>Microsoft Macintosh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31702</dc:creator>
  <cp:lastModifiedBy>中島 一</cp:lastModifiedBy>
  <cp:revision>6</cp:revision>
  <cp:lastPrinted>2016-09-29T04:49:00Z</cp:lastPrinted>
  <dcterms:created xsi:type="dcterms:W3CDTF">2016-12-30T14:34:00Z</dcterms:created>
  <dcterms:modified xsi:type="dcterms:W3CDTF">2017-03-15T16:33:00Z</dcterms:modified>
</cp:coreProperties>
</file>