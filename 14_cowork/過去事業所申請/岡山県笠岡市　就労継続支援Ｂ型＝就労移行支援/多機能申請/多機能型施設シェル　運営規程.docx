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Pr>
          <w:rFonts w:ascii="HGS明朝B" w:eastAsia="HGS明朝B" w:hAnsi="Times New Roman" w:cs="ＭＳ 明朝" w:hint="eastAsia"/>
          <w:color w:val="000000"/>
          <w:kern w:val="0"/>
          <w:sz w:val="22"/>
        </w:rPr>
        <w:t>一般社団法人アンマー</w:t>
      </w:r>
      <w:bookmarkStart w:id="0" w:name="_GoBack"/>
      <w:bookmarkEnd w:id="0"/>
    </w:p>
    <w:p w:rsidR="008E767D" w:rsidRPr="008E767D" w:rsidRDefault="008E767D" w:rsidP="008E767D">
      <w:pPr>
        <w:overflowPunct w:val="0"/>
        <w:jc w:val="center"/>
        <w:textAlignment w:val="baseline"/>
        <w:rPr>
          <w:rFonts w:ascii="HGS明朝B" w:eastAsia="HGS明朝B" w:hAnsi="Times New Roman" w:cs="Times New Roman" w:hint="eastAsia"/>
          <w:color w:val="000000"/>
          <w:spacing w:val="2"/>
          <w:kern w:val="0"/>
          <w:sz w:val="22"/>
        </w:rPr>
      </w:pPr>
      <w:r>
        <w:rPr>
          <w:rFonts w:ascii="HGS明朝B" w:eastAsia="HGS明朝B" w:hAnsi="Times New Roman" w:cs="ＭＳ 明朝" w:hint="eastAsia"/>
          <w:color w:val="000000"/>
          <w:kern w:val="0"/>
          <w:sz w:val="22"/>
        </w:rPr>
        <w:t>多機能型施設シェル</w:t>
      </w:r>
      <w:r w:rsidRPr="008E767D">
        <w:rPr>
          <w:rFonts w:ascii="HGS明朝B" w:eastAsia="HGS明朝B" w:hAnsi="Times New Roman" w:cs="ＭＳ 明朝" w:hint="eastAsia"/>
          <w:color w:val="000000"/>
          <w:kern w:val="0"/>
          <w:sz w:val="22"/>
        </w:rPr>
        <w:t xml:space="preserve">　運営規程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（事業の目的）</w:t>
      </w:r>
    </w:p>
    <w:p w:rsidR="008E767D" w:rsidRPr="008E767D" w:rsidRDefault="008E767D" w:rsidP="0097082E">
      <w:pPr>
        <w:overflowPunct w:val="0"/>
        <w:ind w:left="222" w:hangingChars="100" w:hanging="222"/>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第１条　</w:t>
      </w:r>
      <w:r>
        <w:rPr>
          <w:rFonts w:ascii="HGS明朝B" w:eastAsia="HGS明朝B" w:hAnsi="Times New Roman" w:cs="ＭＳ 明朝" w:hint="eastAsia"/>
          <w:color w:val="000000"/>
          <w:kern w:val="0"/>
          <w:sz w:val="22"/>
        </w:rPr>
        <w:t>一般社団法人アンマー</w:t>
      </w:r>
      <w:r w:rsidRPr="008E767D">
        <w:rPr>
          <w:rFonts w:ascii="HGS明朝B" w:eastAsia="HGS明朝B" w:hAnsi="Times New Roman" w:cs="ＭＳ 明朝" w:hint="eastAsia"/>
          <w:color w:val="000000"/>
          <w:kern w:val="0"/>
          <w:sz w:val="22"/>
        </w:rPr>
        <w:t>（以下「事業者」という。）が設置する</w:t>
      </w:r>
      <w:r>
        <w:rPr>
          <w:rFonts w:ascii="HGS明朝B" w:eastAsia="HGS明朝B" w:hAnsi="Times New Roman" w:cs="ＭＳ 明朝" w:hint="eastAsia"/>
          <w:color w:val="000000"/>
          <w:kern w:val="0"/>
          <w:sz w:val="22"/>
        </w:rPr>
        <w:t>多機能型施設シェル</w:t>
      </w:r>
      <w:r w:rsidRPr="008E767D">
        <w:rPr>
          <w:rFonts w:ascii="HGS明朝B" w:eastAsia="HGS明朝B" w:hAnsi="Times New Roman" w:cs="ＭＳ 明朝" w:hint="eastAsia"/>
          <w:color w:val="000000"/>
          <w:kern w:val="0"/>
          <w:sz w:val="22"/>
        </w:rPr>
        <w:t>（以下「事業所」という。）において実施する指定障害者福祉サービス事業の就労継続支援Ｂ型（以下「指定就労継続支援Ｂ型」という。）及び指定障害福祉サービス事業の就労移行支援（以下「指定就労移行支援」という。）の</w:t>
      </w:r>
      <w:proofErr w:type="gramStart"/>
      <w:r w:rsidRPr="008E767D">
        <w:rPr>
          <w:rFonts w:ascii="HGS明朝B" w:eastAsia="HGS明朝B" w:hAnsi="Times New Roman" w:cs="ＭＳ 明朝" w:hint="eastAsia"/>
          <w:color w:val="000000"/>
          <w:kern w:val="0"/>
          <w:sz w:val="22"/>
        </w:rPr>
        <w:t>適性な</w:t>
      </w:r>
      <w:proofErr w:type="gramEnd"/>
      <w:r w:rsidRPr="008E767D">
        <w:rPr>
          <w:rFonts w:ascii="HGS明朝B" w:eastAsia="HGS明朝B" w:hAnsi="Times New Roman" w:cs="ＭＳ 明朝" w:hint="eastAsia"/>
          <w:color w:val="000000"/>
          <w:kern w:val="0"/>
          <w:sz w:val="22"/>
        </w:rPr>
        <w:t>運営を管理するために必要な人員及び運営管理に関する事項を定め、指定就労継続支援Ｂ型及び指定就労移行支援の円滑な運営管理を図るとともに、利用者の意思及び人格を尊重して、常に当該利用者の立場に立った適切な指定就労継続支援Ｂ型と指定就労移行支援の提供を確保することを目的とす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（運営の方針）</w:t>
      </w:r>
    </w:p>
    <w:p w:rsidR="008E767D" w:rsidRPr="008E767D" w:rsidRDefault="008E767D" w:rsidP="0097082E">
      <w:pPr>
        <w:overflowPunct w:val="0"/>
        <w:ind w:left="222" w:hangingChars="100" w:hanging="222"/>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第２条　事業者は、指定就労継続支援Ｂ型の実施に当たり、利用者が基本的人権を享有する個人としての尊厳にふさわしい日常生活又は社会生活を営むことができるよう、利用者に対して就労の機会を提供するとともに、生産活動その他の活動の機会の提供を通じて、知識及び能力の向上のために必要な訓練その他の便宜を適切かつ効果的に行うものとする。</w:t>
      </w:r>
    </w:p>
    <w:p w:rsidR="0097082E" w:rsidRDefault="008E767D" w:rsidP="0097082E">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２　事業者は、指定就労移行支援の実施に当たっては、利用者が基本的人権を享有する個</w:t>
      </w:r>
      <w:r w:rsidR="0097082E">
        <w:rPr>
          <w:rFonts w:ascii="HGS明朝B" w:eastAsia="HGS明朝B" w:hAnsi="Times New Roman" w:cs="ＭＳ 明朝" w:hint="eastAsia"/>
          <w:color w:val="000000"/>
          <w:kern w:val="0"/>
          <w:sz w:val="22"/>
        </w:rPr>
        <w:t xml:space="preserve">　　</w:t>
      </w:r>
    </w:p>
    <w:p w:rsidR="0097082E" w:rsidRDefault="008E767D" w:rsidP="0097082E">
      <w:pPr>
        <w:overflowPunct w:val="0"/>
        <w:ind w:firstLineChars="100" w:firstLine="222"/>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人としての尊厳にふさわしい日常生活又は社会生活を営むことができるよう、当該利用　</w:t>
      </w:r>
      <w:r w:rsidR="0097082E">
        <w:rPr>
          <w:rFonts w:ascii="HGS明朝B" w:eastAsia="HGS明朝B" w:hAnsi="Times New Roman" w:cs="ＭＳ 明朝" w:hint="eastAsia"/>
          <w:color w:val="000000"/>
          <w:kern w:val="0"/>
          <w:sz w:val="22"/>
        </w:rPr>
        <w:t xml:space="preserve">　</w:t>
      </w:r>
    </w:p>
    <w:p w:rsidR="0097082E" w:rsidRDefault="008E767D" w:rsidP="0097082E">
      <w:pPr>
        <w:overflowPunct w:val="0"/>
        <w:ind w:firstLineChars="100" w:firstLine="222"/>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者に対して２年間に渡り生産活動、その他の活動の機会を通じて、就労に必要な知識及　</w:t>
      </w:r>
    </w:p>
    <w:p w:rsidR="008E767D" w:rsidRPr="008E767D" w:rsidRDefault="008E767D" w:rsidP="0097082E">
      <w:pPr>
        <w:overflowPunct w:val="0"/>
        <w:ind w:firstLineChars="100" w:firstLine="222"/>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び能力の向上の為に必要な訓練その他の便宜を適切かつ効果的に行うものとする。</w:t>
      </w:r>
    </w:p>
    <w:p w:rsidR="0097082E" w:rsidRDefault="008E767D" w:rsidP="0097082E">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３　事業者は、事業の実施に当たっては、地域との結び付きを重視し、市町村、他の障害</w:t>
      </w:r>
    </w:p>
    <w:p w:rsidR="0097082E" w:rsidRDefault="008E767D" w:rsidP="0097082E">
      <w:pPr>
        <w:overflowPunct w:val="0"/>
        <w:ind w:firstLineChars="100" w:firstLine="222"/>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福祉サービス事業者その他の保健医療サービス及び福祉サービスを提供する者との連</w:t>
      </w:r>
    </w:p>
    <w:p w:rsidR="008E767D" w:rsidRPr="008E767D" w:rsidRDefault="008E767D" w:rsidP="0097082E">
      <w:pPr>
        <w:overflowPunct w:val="0"/>
        <w:ind w:firstLineChars="100" w:firstLine="222"/>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携に努めるものとする。</w:t>
      </w:r>
    </w:p>
    <w:p w:rsidR="0097082E" w:rsidRDefault="008E767D" w:rsidP="0097082E">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４　事業の実施に当たっては、前三項の他、障害者の日常生活及び社会生活を総合的に支</w:t>
      </w:r>
    </w:p>
    <w:p w:rsidR="0097082E" w:rsidRDefault="008E767D" w:rsidP="0097082E">
      <w:pPr>
        <w:overflowPunct w:val="0"/>
        <w:ind w:firstLineChars="100" w:firstLine="222"/>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援するための法律（平成１７年法律第１２３号。以下「法」という。）及び関係法令等　</w:t>
      </w:r>
    </w:p>
    <w:p w:rsidR="008E767D" w:rsidRPr="008E767D" w:rsidRDefault="008E767D" w:rsidP="0097082E">
      <w:pPr>
        <w:overflowPunct w:val="0"/>
        <w:ind w:firstLineChars="100" w:firstLine="222"/>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を遵守する。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（事業所の名称等）</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第３条　事業所の名称及び所在地は、次のとおりとする。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（１）　名称　　</w:t>
      </w:r>
      <w:r>
        <w:rPr>
          <w:rFonts w:ascii="HGS明朝B" w:eastAsia="HGS明朝B" w:hAnsi="Times New Roman" w:cs="ＭＳ 明朝" w:hint="eastAsia"/>
          <w:color w:val="000000"/>
          <w:kern w:val="0"/>
          <w:sz w:val="22"/>
        </w:rPr>
        <w:t>多機能型施設シェル</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（２）　所在地　</w:t>
      </w:r>
      <w:r>
        <w:rPr>
          <w:rFonts w:ascii="HGS明朝B" w:eastAsia="HGS明朝B" w:hAnsi="Times New Roman" w:cs="ＭＳ 明朝" w:hint="eastAsia"/>
          <w:color w:val="000000"/>
          <w:kern w:val="0"/>
          <w:sz w:val="22"/>
        </w:rPr>
        <w:t>岡山県笠岡市用之江８１０番地１</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（職員の職種、員数及び職務内容）</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第４条　事業所に勤務する職員の職種、員数及び職務内容は次のとおりとする。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１　管理者　１名（常勤職員）</w:t>
      </w:r>
    </w:p>
    <w:p w:rsidR="0097082E"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　</w:t>
      </w:r>
      <w:r w:rsidR="0097082E">
        <w:rPr>
          <w:rFonts w:ascii="HGS明朝B" w:eastAsia="HGS明朝B" w:hAnsi="Times New Roman" w:cs="ＭＳ 明朝" w:hint="eastAsia"/>
          <w:color w:val="000000"/>
          <w:kern w:val="0"/>
          <w:sz w:val="22"/>
        </w:rPr>
        <w:t xml:space="preserve">　</w:t>
      </w:r>
      <w:r w:rsidRPr="008E767D">
        <w:rPr>
          <w:rFonts w:ascii="HGS明朝B" w:eastAsia="HGS明朝B" w:hAnsi="Times New Roman" w:cs="ＭＳ 明朝" w:hint="eastAsia"/>
          <w:color w:val="000000"/>
          <w:kern w:val="0"/>
          <w:sz w:val="22"/>
        </w:rPr>
        <w:t xml:space="preserve">管理者は、事務所の職員の管理及び業務の管理を一元的に行うとともに、事業所の職　</w:t>
      </w:r>
    </w:p>
    <w:p w:rsidR="008E767D" w:rsidRPr="008E767D" w:rsidRDefault="008E767D" w:rsidP="0097082E">
      <w:pPr>
        <w:overflowPunct w:val="0"/>
        <w:ind w:firstLineChars="100" w:firstLine="222"/>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員に対し法令等を遵守させるために必要な指揮命令を行う。</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lastRenderedPageBreak/>
        <w:t>２　サービス管理責任者　１名（常勤職員）</w:t>
      </w:r>
    </w:p>
    <w:p w:rsidR="008E767D" w:rsidRPr="0097082E" w:rsidRDefault="008E767D" w:rsidP="0097082E">
      <w:pPr>
        <w:pStyle w:val="a3"/>
        <w:numPr>
          <w:ilvl w:val="0"/>
          <w:numId w:val="2"/>
        </w:numPr>
        <w:overflowPunct w:val="0"/>
        <w:ind w:leftChars="0"/>
        <w:textAlignment w:val="baseline"/>
        <w:rPr>
          <w:rFonts w:ascii="HGS明朝B" w:eastAsia="HGS明朝B" w:hAnsi="Times New Roman" w:cs="Times New Roman" w:hint="eastAsia"/>
          <w:color w:val="000000"/>
          <w:spacing w:val="2"/>
          <w:kern w:val="0"/>
          <w:sz w:val="22"/>
        </w:rPr>
      </w:pPr>
      <w:r w:rsidRPr="0097082E">
        <w:rPr>
          <w:rFonts w:ascii="HGS明朝B" w:eastAsia="HGS明朝B" w:hAnsi="Times New Roman" w:cs="ＭＳ 明朝" w:hint="eastAsia"/>
          <w:color w:val="000000"/>
          <w:kern w:val="0"/>
          <w:sz w:val="22"/>
        </w:rPr>
        <w:t xml:space="preserve">適切な方法により、利用者の有する能力、置かれている環境及び日常生活全般の状況等の評価を通じて利用者の希望する生活や課題等の把握（以下「アセスメント」という。）を行い、利用者が基本的人権を享有する個人としての尊厳にふさわしい日常生活を営むことが出来るように支援内容を検討すること。　</w:t>
      </w:r>
    </w:p>
    <w:p w:rsidR="0097082E" w:rsidRDefault="008E767D" w:rsidP="008E767D">
      <w:pPr>
        <w:pStyle w:val="a3"/>
        <w:numPr>
          <w:ilvl w:val="0"/>
          <w:numId w:val="2"/>
        </w:numPr>
        <w:overflowPunct w:val="0"/>
        <w:ind w:leftChars="0"/>
        <w:textAlignment w:val="baseline"/>
        <w:rPr>
          <w:rFonts w:ascii="HGS明朝B" w:eastAsia="HGS明朝B" w:hAnsi="Times New Roman" w:cs="ＭＳ 明朝"/>
          <w:color w:val="000000"/>
          <w:kern w:val="0"/>
          <w:sz w:val="22"/>
        </w:rPr>
      </w:pPr>
      <w:r w:rsidRPr="0097082E">
        <w:rPr>
          <w:rFonts w:ascii="HGS明朝B" w:eastAsia="HGS明朝B" w:hAnsi="Times New Roman" w:cs="ＭＳ 明朝" w:hint="eastAsia"/>
          <w:color w:val="000000"/>
          <w:kern w:val="0"/>
          <w:sz w:val="22"/>
        </w:rPr>
        <w:t>アセスメント及び支援内容の検討内容の検討結果に基づき、事業所が提供するサービスが指定就労継続支援Ｂ型においては「就労継続支援Ｂ型計画」、指定就労移行支援においては「就労移行支援計画」の原案を作成すること。</w:t>
      </w:r>
    </w:p>
    <w:p w:rsidR="008E767D" w:rsidRPr="0097082E" w:rsidRDefault="0097082E" w:rsidP="0097082E">
      <w:pPr>
        <w:overflowPunct w:val="0"/>
        <w:ind w:left="222"/>
        <w:textAlignment w:val="baseline"/>
        <w:rPr>
          <w:rFonts w:ascii="HGS明朝B" w:eastAsia="HGS明朝B" w:hAnsi="Times New Roman" w:cs="ＭＳ 明朝"/>
          <w:color w:val="000000"/>
          <w:kern w:val="0"/>
          <w:sz w:val="22"/>
        </w:rPr>
      </w:pPr>
      <w:r>
        <w:rPr>
          <w:rFonts w:ascii="HGS明朝B" w:eastAsia="HGS明朝B" w:hAnsi="Times New Roman" w:cs="ＭＳ 明朝" w:hint="eastAsia"/>
          <w:color w:val="000000"/>
          <w:kern w:val="0"/>
          <w:sz w:val="22"/>
        </w:rPr>
        <w:t xml:space="preserve">　</w:t>
      </w:r>
      <w:r w:rsidR="008E767D" w:rsidRPr="0097082E">
        <w:rPr>
          <w:rFonts w:ascii="HGS明朝B" w:eastAsia="HGS明朝B" w:hAnsi="Times New Roman" w:cs="ＭＳ 明朝" w:hint="eastAsia"/>
          <w:color w:val="000000"/>
          <w:kern w:val="0"/>
          <w:sz w:val="22"/>
        </w:rPr>
        <w:t>（ア）就労継続支援Ｂ型計画の原案内容を利用者に対して説明し、文書により利用者</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w:t>
      </w:r>
      <w:r w:rsidR="0097082E">
        <w:rPr>
          <w:rFonts w:ascii="HGS明朝B" w:eastAsia="HGS明朝B" w:hAnsi="Times New Roman" w:cs="ＭＳ 明朝" w:hint="eastAsia"/>
          <w:color w:val="000000"/>
          <w:kern w:val="0"/>
          <w:sz w:val="22"/>
        </w:rPr>
        <w:t xml:space="preserve">　</w:t>
      </w:r>
      <w:r w:rsidRPr="008E767D">
        <w:rPr>
          <w:rFonts w:ascii="HGS明朝B" w:eastAsia="HGS明朝B" w:hAnsi="Times New Roman" w:cs="ＭＳ 明朝" w:hint="eastAsia"/>
          <w:color w:val="000000"/>
          <w:kern w:val="0"/>
          <w:sz w:val="22"/>
        </w:rPr>
        <w:t>の同意を得た上で、作成した就労継続支援Ｂ型計画を利用者に交付すること。</w:t>
      </w:r>
    </w:p>
    <w:p w:rsidR="008E767D" w:rsidRPr="008E767D" w:rsidRDefault="008E767D" w:rsidP="008E767D">
      <w:pPr>
        <w:pStyle w:val="a3"/>
        <w:numPr>
          <w:ilvl w:val="0"/>
          <w:numId w:val="1"/>
        </w:numPr>
        <w:overflowPunct w:val="0"/>
        <w:ind w:leftChars="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就労移行支援計画の原案内容を利用者に対して説明し、文書により利用者の同意を得た上で、作成した就労移行支援計画を利用者に交付すること。</w:t>
      </w:r>
    </w:p>
    <w:p w:rsidR="008E767D"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　　（ウ）就労継続支援Ｂ型計画作成後、計画の実施状況の把握（利用者について継続的</w:t>
      </w:r>
    </w:p>
    <w:p w:rsidR="008E767D" w:rsidRPr="008E767D" w:rsidRDefault="008E767D" w:rsidP="008E767D">
      <w:pPr>
        <w:overflowPunct w:val="0"/>
        <w:ind w:leftChars="500" w:left="106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なアセスメントを含む。以下「モニタリング」という。）を行うとともに、少なくとも６ヶ月に１回以上就労継続支援Ｂ型計画の見直しを行い、必要に応じて就労継続支援Ｂ型計画を変更すること。</w:t>
      </w:r>
    </w:p>
    <w:p w:rsidR="008E767D" w:rsidRDefault="008E767D" w:rsidP="008E767D">
      <w:pPr>
        <w:overflowPunct w:val="0"/>
        <w:textAlignment w:val="baseline"/>
        <w:rPr>
          <w:rFonts w:ascii="HGS明朝B" w:eastAsia="HGS明朝B" w:hAnsi="Times New Roman" w:cs="Times New Roman"/>
          <w:color w:val="000000"/>
          <w:kern w:val="0"/>
          <w:sz w:val="22"/>
        </w:rPr>
      </w:pPr>
      <w:r w:rsidRPr="008E767D">
        <w:rPr>
          <w:rFonts w:ascii="HGS明朝B" w:eastAsia="HGS明朝B" w:hAnsi="Times New Roman" w:cs="ＭＳ 明朝" w:hint="eastAsia"/>
          <w:color w:val="000000"/>
          <w:kern w:val="0"/>
          <w:sz w:val="22"/>
        </w:rPr>
        <w:t xml:space="preserve">　　（エ）就労移行支援計画作成後、モニタリングを行うとともに、少なくとも</w:t>
      </w:r>
      <w:r w:rsidR="0097082E">
        <w:rPr>
          <w:rFonts w:ascii="HGS明朝B" w:eastAsia="HGS明朝B" w:hAnsi="Times New Roman" w:cs="ＭＳ 明朝" w:hint="eastAsia"/>
          <w:color w:val="000000"/>
          <w:kern w:val="0"/>
          <w:sz w:val="22"/>
        </w:rPr>
        <w:t>3</w:t>
      </w:r>
      <w:r w:rsidRPr="008E767D">
        <w:rPr>
          <w:rFonts w:ascii="HGS明朝B" w:eastAsia="HGS明朝B" w:hAnsi="Times New Roman" w:cs="ＭＳ 明朝" w:hint="eastAsia"/>
          <w:color w:val="000000"/>
          <w:kern w:val="0"/>
          <w:sz w:val="22"/>
        </w:rPr>
        <w:t>ヶ月に</w:t>
      </w:r>
      <w:r w:rsidRPr="008E767D">
        <w:rPr>
          <w:rFonts w:ascii="HGS明朝B" w:eastAsia="HGS明朝B" w:hAnsi="Times New Roman" w:cs="Times New Roman" w:hint="eastAsia"/>
          <w:color w:val="000000"/>
          <w:kern w:val="0"/>
          <w:sz w:val="22"/>
        </w:rPr>
        <w:t xml:space="preserve">        </w:t>
      </w:r>
    </w:p>
    <w:p w:rsidR="008E767D" w:rsidRDefault="008E767D" w:rsidP="008E767D">
      <w:pPr>
        <w:overflowPunct w:val="0"/>
        <w:ind w:firstLineChars="500" w:firstLine="111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１回以上就労移行支援計画の見直しを行い、必要に応じて就労移行支援計画を</w:t>
      </w:r>
      <w:r>
        <w:rPr>
          <w:rFonts w:ascii="HGS明朝B" w:eastAsia="HGS明朝B" w:hAnsi="Times New Roman" w:cs="ＭＳ 明朝" w:hint="eastAsia"/>
          <w:color w:val="000000"/>
          <w:kern w:val="0"/>
          <w:sz w:val="22"/>
        </w:rPr>
        <w:t xml:space="preserve">　　　　　</w:t>
      </w:r>
    </w:p>
    <w:p w:rsidR="008E767D" w:rsidRPr="008E767D" w:rsidRDefault="008E767D" w:rsidP="008E767D">
      <w:pPr>
        <w:overflowPunct w:val="0"/>
        <w:ind w:firstLineChars="500" w:firstLine="111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変更すること。</w:t>
      </w:r>
    </w:p>
    <w:p w:rsidR="0097082E" w:rsidRDefault="008E767D" w:rsidP="008E767D">
      <w:pPr>
        <w:overflowPunct w:val="0"/>
        <w:jc w:val="left"/>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　　（オ）利用申込者の心身の状況等の把握、利用者の基本的人権を享有する個人とし</w:t>
      </w:r>
    </w:p>
    <w:p w:rsidR="0097082E" w:rsidRDefault="008E767D" w:rsidP="0097082E">
      <w:pPr>
        <w:overflowPunct w:val="0"/>
        <w:ind w:firstLineChars="500" w:firstLine="1110"/>
        <w:jc w:val="left"/>
        <w:textAlignment w:val="baseline"/>
        <w:rPr>
          <w:rFonts w:ascii="HGS明朝B" w:eastAsia="HGS明朝B" w:hAnsi="Times New Roman" w:cs="ＭＳ 明朝"/>
          <w:color w:val="000000"/>
          <w:kern w:val="0"/>
          <w:sz w:val="22"/>
        </w:rPr>
      </w:pPr>
      <w:proofErr w:type="gramStart"/>
      <w:r w:rsidRPr="008E767D">
        <w:rPr>
          <w:rFonts w:ascii="HGS明朝B" w:eastAsia="HGS明朝B" w:hAnsi="Times New Roman" w:cs="ＭＳ 明朝" w:hint="eastAsia"/>
          <w:color w:val="000000"/>
          <w:kern w:val="0"/>
          <w:sz w:val="22"/>
        </w:rPr>
        <w:t>ての</w:t>
      </w:r>
      <w:proofErr w:type="gramEnd"/>
      <w:r w:rsidRPr="008E767D">
        <w:rPr>
          <w:rFonts w:ascii="HGS明朝B" w:eastAsia="HGS明朝B" w:hAnsi="Times New Roman" w:cs="ＭＳ 明朝" w:hint="eastAsia"/>
          <w:color w:val="000000"/>
          <w:kern w:val="0"/>
          <w:sz w:val="22"/>
        </w:rPr>
        <w:t>尊厳にふさわしい日常生活に向けた検討、他の職員に対する技術指導又</w:t>
      </w:r>
    </w:p>
    <w:p w:rsidR="008E767D" w:rsidRPr="008E767D" w:rsidRDefault="008E767D" w:rsidP="0097082E">
      <w:pPr>
        <w:overflowPunct w:val="0"/>
        <w:ind w:firstLineChars="500" w:firstLine="1110"/>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は助言等を行うこと。</w:t>
      </w:r>
    </w:p>
    <w:p w:rsidR="0097082E"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３　前２項以外の職員の職種、員数及び職務の内容は次のとおりとする。但し、職業指導　</w:t>
      </w:r>
    </w:p>
    <w:p w:rsidR="008E767D" w:rsidRPr="008E767D" w:rsidRDefault="0097082E" w:rsidP="008E767D">
      <w:pPr>
        <w:overflowPunct w:val="0"/>
        <w:textAlignment w:val="baseline"/>
        <w:rPr>
          <w:rFonts w:ascii="HGS明朝B" w:eastAsia="HGS明朝B" w:hAnsi="Times New Roman" w:cs="Times New Roman" w:hint="eastAsia"/>
          <w:color w:val="000000"/>
          <w:spacing w:val="2"/>
          <w:kern w:val="0"/>
          <w:sz w:val="22"/>
        </w:rPr>
      </w:pPr>
      <w:r>
        <w:rPr>
          <w:rFonts w:ascii="HGS明朝B" w:eastAsia="HGS明朝B" w:hAnsi="Times New Roman" w:cs="ＭＳ 明朝"/>
          <w:color w:val="000000"/>
          <w:kern w:val="0"/>
          <w:sz w:val="22"/>
        </w:rPr>
        <w:t xml:space="preserve">　</w:t>
      </w:r>
      <w:r>
        <w:rPr>
          <w:rFonts w:ascii="HGS明朝B" w:eastAsia="HGS明朝B" w:hAnsi="Times New Roman" w:cs="ＭＳ 明朝" w:hint="eastAsia"/>
          <w:color w:val="000000"/>
          <w:kern w:val="0"/>
          <w:sz w:val="22"/>
        </w:rPr>
        <w:t>員</w:t>
      </w:r>
      <w:r w:rsidR="008E767D" w:rsidRPr="008E767D">
        <w:rPr>
          <w:rFonts w:ascii="HGS明朝B" w:eastAsia="HGS明朝B" w:hAnsi="Times New Roman" w:cs="ＭＳ 明朝" w:hint="eastAsia"/>
          <w:color w:val="000000"/>
          <w:kern w:val="0"/>
          <w:sz w:val="22"/>
        </w:rPr>
        <w:t>、生活支援員及び就労支援員のうち、いずれか１名以上は常勤職員とする。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（１）　指定就労支援継続Ｂ型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（ア）職業指導員　１名以上</w:t>
      </w:r>
    </w:p>
    <w:p w:rsidR="0097082E"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　　　　　職業指導員は、就労継続支援Ｂ型計画に基づき、就労に必要な知識及び能力を　　　　</w:t>
      </w:r>
    </w:p>
    <w:p w:rsidR="008E767D" w:rsidRPr="008E767D" w:rsidRDefault="008E767D" w:rsidP="0097082E">
      <w:pPr>
        <w:overflowPunct w:val="0"/>
        <w:ind w:firstLineChars="400" w:firstLine="888"/>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向上するための訓練等適切な指定就労継続支援Ｂ型の提供に当たる。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（イ）生活支援員　１名以上</w:t>
      </w:r>
    </w:p>
    <w:p w:rsidR="0097082E"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　　　　　生活支援員は就労継続支援Ｂ型計画に基づき、日常生活上の支援、相談、介護　　　　</w:t>
      </w:r>
    </w:p>
    <w:p w:rsidR="008E767D" w:rsidRPr="008E767D" w:rsidRDefault="008E767D" w:rsidP="0097082E">
      <w:pPr>
        <w:overflowPunct w:val="0"/>
        <w:ind w:firstLineChars="400" w:firstLine="888"/>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を行う。</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（２）　指定就労移行支援</w:t>
      </w:r>
    </w:p>
    <w:p w:rsidR="0097082E"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　　（ア）職業指導員　１名以上（職業指導員又は生活支援員のうち、いずれか１名以上　　　　</w:t>
      </w:r>
    </w:p>
    <w:p w:rsidR="008E767D" w:rsidRPr="008E767D" w:rsidRDefault="008E767D" w:rsidP="0097082E">
      <w:pPr>
        <w:overflowPunct w:val="0"/>
        <w:ind w:firstLineChars="400" w:firstLine="888"/>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は常勤職員）</w:t>
      </w:r>
    </w:p>
    <w:p w:rsidR="0097082E" w:rsidRDefault="008E767D" w:rsidP="008E767D">
      <w:pPr>
        <w:overflowPunct w:val="0"/>
        <w:jc w:val="left"/>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　　　　　職業指導員は、就労移行支援計画に基づき、就労に必要な知識及び能力を向</w:t>
      </w:r>
    </w:p>
    <w:p w:rsidR="008E767D" w:rsidRPr="008E767D" w:rsidRDefault="008E767D" w:rsidP="0097082E">
      <w:pPr>
        <w:overflowPunct w:val="0"/>
        <w:ind w:firstLineChars="400" w:firstLine="888"/>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上するための訓練等適切な指定就労移行支援の提供に当たる。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（イ）生活支援員　１名以上</w:t>
      </w:r>
    </w:p>
    <w:p w:rsidR="0097082E"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　　　　　生活支援員は就労移行支援計画に基づき、日常生活上の支援、相談、介護を行　　　　</w:t>
      </w:r>
    </w:p>
    <w:p w:rsidR="008E767D" w:rsidRPr="008E767D" w:rsidRDefault="008E767D" w:rsidP="0097082E">
      <w:pPr>
        <w:overflowPunct w:val="0"/>
        <w:ind w:firstLineChars="400" w:firstLine="888"/>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う。</w:t>
      </w:r>
    </w:p>
    <w:p w:rsidR="008E767D" w:rsidRPr="008E767D" w:rsidRDefault="008E767D" w:rsidP="008E767D">
      <w:pPr>
        <w:overflowPunct w:val="0"/>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Times New Roman" w:hint="eastAsia"/>
          <w:color w:val="000000"/>
          <w:kern w:val="0"/>
          <w:sz w:val="22"/>
        </w:rPr>
        <w:t xml:space="preserve">    </w:t>
      </w:r>
      <w:r w:rsidRPr="008E767D">
        <w:rPr>
          <w:rFonts w:ascii="HGS明朝B" w:eastAsia="HGS明朝B" w:hAnsi="Times New Roman" w:cs="ＭＳ 明朝" w:hint="eastAsia"/>
          <w:color w:val="000000"/>
          <w:kern w:val="0"/>
          <w:sz w:val="22"/>
        </w:rPr>
        <w:t>（ウ）就労支援員　１名以上（うち常勤職員１名以上）</w:t>
      </w:r>
    </w:p>
    <w:p w:rsidR="0097082E"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Times New Roman" w:hint="eastAsia"/>
          <w:color w:val="000000"/>
          <w:kern w:val="0"/>
          <w:sz w:val="22"/>
        </w:rPr>
        <w:lastRenderedPageBreak/>
        <w:t xml:space="preserve">          </w:t>
      </w:r>
      <w:r w:rsidRPr="008E767D">
        <w:rPr>
          <w:rFonts w:ascii="HGS明朝B" w:eastAsia="HGS明朝B" w:hAnsi="Times New Roman" w:cs="ＭＳ 明朝" w:hint="eastAsia"/>
          <w:color w:val="000000"/>
          <w:kern w:val="0"/>
          <w:sz w:val="22"/>
        </w:rPr>
        <w:t xml:space="preserve">就労支援員は就労移行支援計画に基づき、職場実習のあっせん、求職活動の支　　　　</w:t>
      </w:r>
      <w:r w:rsidR="0097082E">
        <w:rPr>
          <w:rFonts w:ascii="HGS明朝B" w:eastAsia="HGS明朝B" w:hAnsi="Times New Roman" w:cs="ＭＳ 明朝" w:hint="eastAsia"/>
          <w:color w:val="000000"/>
          <w:kern w:val="0"/>
          <w:sz w:val="22"/>
        </w:rPr>
        <w:t xml:space="preserve">　　</w:t>
      </w:r>
    </w:p>
    <w:p w:rsidR="008E767D" w:rsidRPr="008E767D" w:rsidRDefault="008E767D" w:rsidP="0097082E">
      <w:pPr>
        <w:overflowPunct w:val="0"/>
        <w:ind w:firstLineChars="400" w:firstLine="888"/>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援及び就職後の職場定着のための支援等、適切な就労移行支援の提供に当たる。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（営業日及び営業時間）</w:t>
      </w:r>
    </w:p>
    <w:p w:rsidR="00395F38"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第５条　事業所の営業日及び営業時間並びにサービス提供日及びサービス提供時間は、次　</w:t>
      </w:r>
      <w:r w:rsidR="00395F38">
        <w:rPr>
          <w:rFonts w:ascii="HGS明朝B" w:eastAsia="HGS明朝B" w:hAnsi="Times New Roman" w:cs="ＭＳ 明朝" w:hint="eastAsia"/>
          <w:color w:val="000000"/>
          <w:kern w:val="0"/>
          <w:sz w:val="22"/>
        </w:rPr>
        <w:t xml:space="preserve">　</w:t>
      </w:r>
    </w:p>
    <w:p w:rsidR="008E767D" w:rsidRPr="008E767D" w:rsidRDefault="008E767D" w:rsidP="00395F38">
      <w:pPr>
        <w:overflowPunct w:val="0"/>
        <w:ind w:firstLineChars="100" w:firstLine="222"/>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のとおりとする。</w:t>
      </w:r>
    </w:p>
    <w:p w:rsidR="0097082E" w:rsidRPr="0097082E" w:rsidRDefault="008E767D" w:rsidP="0097082E">
      <w:pPr>
        <w:pStyle w:val="a3"/>
        <w:numPr>
          <w:ilvl w:val="0"/>
          <w:numId w:val="3"/>
        </w:numPr>
        <w:overflowPunct w:val="0"/>
        <w:ind w:leftChars="0"/>
        <w:textAlignment w:val="baseline"/>
        <w:rPr>
          <w:rFonts w:ascii="HGS明朝B" w:eastAsia="HGS明朝B" w:hAnsi="Times New Roman" w:cs="ＭＳ 明朝"/>
          <w:color w:val="000000"/>
          <w:kern w:val="0"/>
          <w:sz w:val="22"/>
        </w:rPr>
      </w:pPr>
      <w:r w:rsidRPr="0097082E">
        <w:rPr>
          <w:rFonts w:ascii="HGS明朝B" w:eastAsia="HGS明朝B" w:hAnsi="Times New Roman" w:cs="ＭＳ 明朝" w:hint="eastAsia"/>
          <w:color w:val="000000"/>
          <w:kern w:val="0"/>
          <w:sz w:val="22"/>
        </w:rPr>
        <w:t>営業日</w:t>
      </w:r>
      <w:r w:rsidRPr="0097082E">
        <w:rPr>
          <w:rFonts w:ascii="HGS明朝B" w:eastAsia="HGS明朝B" w:hAnsi="Times New Roman" w:cs="Times New Roman" w:hint="eastAsia"/>
          <w:color w:val="000000"/>
          <w:kern w:val="0"/>
          <w:sz w:val="22"/>
        </w:rPr>
        <w:t xml:space="preserve">  </w:t>
      </w:r>
      <w:r w:rsidR="0097082E" w:rsidRPr="0097082E">
        <w:rPr>
          <w:rFonts w:ascii="HGS明朝B" w:eastAsia="HGS明朝B" w:hAnsi="Times New Roman" w:cs="ＭＳ 明朝" w:hint="eastAsia"/>
          <w:color w:val="000000"/>
          <w:kern w:val="0"/>
          <w:sz w:val="22"/>
        </w:rPr>
        <w:t xml:space="preserve">月曜日から土曜日までのうち所定の日とする。ただし、国民の祝日、８　　　</w:t>
      </w:r>
    </w:p>
    <w:p w:rsidR="008E767D" w:rsidRPr="0097082E" w:rsidRDefault="0097082E" w:rsidP="0097082E">
      <w:pPr>
        <w:pStyle w:val="a3"/>
        <w:overflowPunct w:val="0"/>
        <w:ind w:leftChars="0" w:left="945"/>
        <w:textAlignment w:val="baseline"/>
        <w:rPr>
          <w:rFonts w:ascii="HGS明朝B" w:eastAsia="HGS明朝B" w:hAnsi="Times New Roman" w:cs="ＭＳ 明朝" w:hint="eastAsia"/>
          <w:color w:val="000000"/>
          <w:kern w:val="0"/>
          <w:sz w:val="22"/>
        </w:rPr>
      </w:pPr>
      <w:r w:rsidRPr="0097082E">
        <w:rPr>
          <w:rFonts w:ascii="HGS明朝B" w:eastAsia="HGS明朝B" w:hAnsi="Times New Roman" w:cs="ＭＳ 明朝" w:hint="eastAsia"/>
          <w:color w:val="000000"/>
          <w:kern w:val="0"/>
          <w:sz w:val="22"/>
        </w:rPr>
        <w:t>月１３日から８月１６日、１２月２７日から１月４日までを除く。</w:t>
      </w:r>
    </w:p>
    <w:p w:rsidR="008E767D" w:rsidRPr="008E767D" w:rsidRDefault="008E767D" w:rsidP="0097082E">
      <w:pPr>
        <w:pStyle w:val="a3"/>
        <w:numPr>
          <w:ilvl w:val="0"/>
          <w:numId w:val="3"/>
        </w:numPr>
        <w:overflowPunct w:val="0"/>
        <w:ind w:leftChars="0"/>
        <w:textAlignment w:val="baseline"/>
        <w:rPr>
          <w:rFonts w:ascii="HGS明朝B" w:eastAsia="HGS明朝B" w:hAnsi="Times New Roman" w:cs="ＭＳ 明朝" w:hint="eastAsia"/>
          <w:color w:val="000000"/>
          <w:kern w:val="0"/>
          <w:sz w:val="22"/>
        </w:rPr>
      </w:pPr>
      <w:r w:rsidRPr="008E767D">
        <w:rPr>
          <w:rFonts w:ascii="HGS明朝B" w:eastAsia="HGS明朝B" w:hAnsi="Times New Roman" w:cs="ＭＳ 明朝" w:hint="eastAsia"/>
          <w:color w:val="000000"/>
          <w:kern w:val="0"/>
          <w:sz w:val="22"/>
        </w:rPr>
        <w:t xml:space="preserve">営業時間　</w:t>
      </w:r>
      <w:r w:rsidR="0097082E" w:rsidRPr="0097082E">
        <w:rPr>
          <w:rFonts w:ascii="HGS明朝B" w:eastAsia="HGS明朝B" w:hAnsi="Times New Roman" w:cs="ＭＳ 明朝" w:hint="eastAsia"/>
          <w:color w:val="000000"/>
          <w:kern w:val="0"/>
          <w:sz w:val="22"/>
        </w:rPr>
        <w:t>午前９時００分から午後１５時３０分までとする。</w:t>
      </w:r>
    </w:p>
    <w:p w:rsidR="00395F38" w:rsidRPr="00395F38" w:rsidRDefault="008E767D" w:rsidP="0097082E">
      <w:pPr>
        <w:pStyle w:val="a3"/>
        <w:numPr>
          <w:ilvl w:val="0"/>
          <w:numId w:val="3"/>
        </w:numPr>
        <w:overflowPunct w:val="0"/>
        <w:ind w:leftChars="0"/>
        <w:textAlignment w:val="baseline"/>
        <w:rPr>
          <w:rFonts w:ascii="HGS明朝B" w:eastAsia="HGS明朝B" w:hAnsi="Times New Roman" w:cs="Times New Roman"/>
          <w:color w:val="000000"/>
          <w:spacing w:val="2"/>
          <w:kern w:val="0"/>
          <w:sz w:val="22"/>
        </w:rPr>
      </w:pPr>
      <w:r w:rsidRPr="0097082E">
        <w:rPr>
          <w:rFonts w:ascii="HGS明朝B" w:eastAsia="HGS明朝B" w:hAnsi="Times New Roman" w:cs="ＭＳ 明朝" w:hint="eastAsia"/>
          <w:color w:val="000000"/>
          <w:kern w:val="0"/>
          <w:sz w:val="22"/>
        </w:rPr>
        <w:t xml:space="preserve">サービス提供日　</w:t>
      </w:r>
      <w:r w:rsidR="0097082E" w:rsidRPr="0097082E">
        <w:rPr>
          <w:rFonts w:ascii="HGS明朝B" w:eastAsia="HGS明朝B" w:hAnsi="Times New Roman" w:cs="ＭＳ 明朝" w:hint="eastAsia"/>
          <w:color w:val="000000"/>
          <w:kern w:val="0"/>
          <w:sz w:val="22"/>
        </w:rPr>
        <w:t>月曜日から土曜日までのうち所定の日とする。ただし、国民の祝日、８月１３日から８月１６日、１２月２７日から１月４日までを除く。</w:t>
      </w:r>
      <w:r w:rsidRPr="008E767D">
        <w:rPr>
          <w:rFonts w:ascii="HGS明朝B" w:eastAsia="HGS明朝B" w:hAnsi="Times New Roman" w:cs="ＭＳ 明朝" w:hint="eastAsia"/>
          <w:color w:val="000000"/>
          <w:kern w:val="0"/>
          <w:sz w:val="22"/>
        </w:rPr>
        <w:t xml:space="preserve">　</w:t>
      </w:r>
    </w:p>
    <w:p w:rsidR="008E767D" w:rsidRPr="008E767D" w:rsidRDefault="008E767D" w:rsidP="0097082E">
      <w:pPr>
        <w:pStyle w:val="a3"/>
        <w:numPr>
          <w:ilvl w:val="0"/>
          <w:numId w:val="3"/>
        </w:numPr>
        <w:overflowPunct w:val="0"/>
        <w:ind w:leftChars="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サービス提供時間　</w:t>
      </w:r>
      <w:r w:rsidR="00395F38" w:rsidRPr="0097082E">
        <w:rPr>
          <w:rFonts w:ascii="HGS明朝B" w:eastAsia="HGS明朝B" w:hAnsi="Times New Roman" w:cs="ＭＳ 明朝" w:hint="eastAsia"/>
          <w:color w:val="000000"/>
          <w:kern w:val="0"/>
          <w:sz w:val="22"/>
        </w:rPr>
        <w:t>午前９時</w:t>
      </w:r>
      <w:r w:rsidR="00395F38">
        <w:rPr>
          <w:rFonts w:ascii="HGS明朝B" w:eastAsia="HGS明朝B" w:hAnsi="Times New Roman" w:cs="ＭＳ 明朝" w:hint="eastAsia"/>
          <w:color w:val="000000"/>
          <w:kern w:val="0"/>
          <w:sz w:val="22"/>
        </w:rPr>
        <w:t>3</w:t>
      </w:r>
      <w:r w:rsidR="00395F38" w:rsidRPr="0097082E">
        <w:rPr>
          <w:rFonts w:ascii="HGS明朝B" w:eastAsia="HGS明朝B" w:hAnsi="Times New Roman" w:cs="ＭＳ 明朝" w:hint="eastAsia"/>
          <w:color w:val="000000"/>
          <w:kern w:val="0"/>
          <w:sz w:val="22"/>
        </w:rPr>
        <w:t>０分から午後１５時３０分までとする。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Times New Roman" w:hint="eastAsia"/>
          <w:color w:val="000000"/>
          <w:kern w:val="0"/>
          <w:sz w:val="22"/>
        </w:rPr>
        <w:t xml:space="preserve">  </w:t>
      </w:r>
      <w:r w:rsidRPr="008E767D">
        <w:rPr>
          <w:rFonts w:ascii="HGS明朝B" w:eastAsia="HGS明朝B" w:hAnsi="Times New Roman" w:cs="ＭＳ 明朝" w:hint="eastAsia"/>
          <w:color w:val="000000"/>
          <w:kern w:val="0"/>
          <w:sz w:val="22"/>
        </w:rPr>
        <w:t>（オ）事業所の行事等により臨時の開所もある。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（利用定員）</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第６条　指定就労継続支援Ｂ型　　</w:t>
      </w:r>
      <w:r w:rsidR="00395F38">
        <w:rPr>
          <w:rFonts w:ascii="HGS明朝B" w:eastAsia="HGS明朝B" w:hAnsi="Times New Roman" w:cs="ＭＳ 明朝" w:hint="eastAsia"/>
          <w:color w:val="000000"/>
          <w:kern w:val="0"/>
          <w:sz w:val="22"/>
        </w:rPr>
        <w:t>１４</w:t>
      </w:r>
      <w:r w:rsidRPr="008E767D">
        <w:rPr>
          <w:rFonts w:ascii="HGS明朝B" w:eastAsia="HGS明朝B" w:hAnsi="Times New Roman" w:cs="ＭＳ 明朝" w:hint="eastAsia"/>
          <w:color w:val="000000"/>
          <w:kern w:val="0"/>
          <w:sz w:val="22"/>
        </w:rPr>
        <w:t>人</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Times New Roman" w:hint="eastAsia"/>
          <w:color w:val="000000"/>
          <w:kern w:val="0"/>
          <w:sz w:val="22"/>
        </w:rPr>
        <w:t xml:space="preserve">        </w:t>
      </w:r>
      <w:r w:rsidRPr="008E767D">
        <w:rPr>
          <w:rFonts w:ascii="HGS明朝B" w:eastAsia="HGS明朝B" w:hAnsi="Times New Roman" w:cs="ＭＳ 明朝" w:hint="eastAsia"/>
          <w:color w:val="000000"/>
          <w:kern w:val="0"/>
          <w:sz w:val="22"/>
        </w:rPr>
        <w:t xml:space="preserve">指定就労移行支援　　　　</w:t>
      </w:r>
      <w:r w:rsidR="00395F38">
        <w:rPr>
          <w:rFonts w:ascii="HGS明朝B" w:eastAsia="HGS明朝B" w:hAnsi="Times New Roman" w:cs="ＭＳ 明朝" w:hint="eastAsia"/>
          <w:color w:val="000000"/>
          <w:kern w:val="0"/>
          <w:sz w:val="22"/>
        </w:rPr>
        <w:t xml:space="preserve">　６</w:t>
      </w:r>
      <w:r w:rsidRPr="008E767D">
        <w:rPr>
          <w:rFonts w:ascii="HGS明朝B" w:eastAsia="HGS明朝B" w:hAnsi="Times New Roman" w:cs="ＭＳ 明朝" w:hint="eastAsia"/>
          <w:color w:val="000000"/>
          <w:kern w:val="0"/>
          <w:sz w:val="22"/>
        </w:rPr>
        <w:t>人</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（主たる対象者）</w:t>
      </w:r>
    </w:p>
    <w:p w:rsidR="008E767D" w:rsidRPr="008E767D" w:rsidRDefault="008E767D" w:rsidP="008E767D">
      <w:pPr>
        <w:overflowPunct w:val="0"/>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第７条　事業所においてサービスを提供する主たる対象者は次のとおりとする。</w:t>
      </w:r>
    </w:p>
    <w:p w:rsidR="008E767D" w:rsidRPr="008E767D" w:rsidRDefault="008E767D" w:rsidP="008E767D">
      <w:pPr>
        <w:overflowPunct w:val="0"/>
        <w:textAlignment w:val="baseline"/>
        <w:rPr>
          <w:rFonts w:ascii="HGS明朝B" w:eastAsia="HGS明朝B" w:hAnsi="Times New Roman" w:cs="ＭＳ 明朝" w:hint="eastAsia"/>
          <w:color w:val="000000"/>
          <w:kern w:val="0"/>
          <w:sz w:val="22"/>
        </w:rPr>
      </w:pPr>
      <w:r w:rsidRPr="008E767D">
        <w:rPr>
          <w:rFonts w:ascii="HGS明朝B" w:eastAsia="HGS明朝B" w:hAnsi="Times New Roman" w:cs="ＭＳ 明朝" w:hint="eastAsia"/>
          <w:color w:val="000000"/>
          <w:kern w:val="0"/>
          <w:sz w:val="22"/>
        </w:rPr>
        <w:t xml:space="preserve">　（１）指定就労継続支援Ｂ型</w:t>
      </w:r>
      <w:r w:rsidR="00395F38">
        <w:rPr>
          <w:rFonts w:ascii="HGS明朝B" w:eastAsia="HGS明朝B" w:hAnsi="Times New Roman" w:cs="ＭＳ 明朝" w:hint="eastAsia"/>
          <w:color w:val="000000"/>
          <w:kern w:val="0"/>
          <w:sz w:val="22"/>
        </w:rPr>
        <w:t xml:space="preserve">　　</w:t>
      </w:r>
      <w:r w:rsidR="00395F38" w:rsidRPr="00395F38">
        <w:rPr>
          <w:rFonts w:ascii="HGS明朝B" w:eastAsia="HGS明朝B" w:hAnsi="Times New Roman" w:cs="ＭＳ 明朝" w:hint="eastAsia"/>
          <w:color w:val="000000"/>
          <w:kern w:val="0"/>
          <w:sz w:val="22"/>
        </w:rPr>
        <w:t>主たる対象者を特定しない</w:t>
      </w:r>
    </w:p>
    <w:p w:rsidR="008E767D" w:rsidRPr="008E767D" w:rsidRDefault="008E767D" w:rsidP="008E767D">
      <w:pPr>
        <w:overflowPunct w:val="0"/>
        <w:textAlignment w:val="baseline"/>
        <w:rPr>
          <w:rFonts w:ascii="HGS明朝B" w:eastAsia="HGS明朝B" w:hAnsi="Times New Roman" w:cs="Times New Roman" w:hint="eastAsia"/>
          <w:b/>
          <w:color w:val="000000"/>
          <w:spacing w:val="2"/>
          <w:kern w:val="0"/>
          <w:sz w:val="22"/>
        </w:rPr>
      </w:pPr>
      <w:r w:rsidRPr="008E767D">
        <w:rPr>
          <w:rFonts w:ascii="HGS明朝B" w:eastAsia="HGS明朝B" w:hAnsi="Times New Roman" w:cs="Times New Roman" w:hint="eastAsia"/>
          <w:color w:val="000000"/>
          <w:kern w:val="0"/>
          <w:sz w:val="22"/>
        </w:rPr>
        <w:t xml:space="preserve">  </w:t>
      </w:r>
      <w:r w:rsidRPr="008E767D">
        <w:rPr>
          <w:rFonts w:ascii="HGS明朝B" w:eastAsia="HGS明朝B" w:hAnsi="Times New Roman" w:cs="ＭＳ 明朝" w:hint="eastAsia"/>
          <w:color w:val="000000"/>
          <w:kern w:val="0"/>
          <w:sz w:val="22"/>
        </w:rPr>
        <w:t xml:space="preserve">（２）指定就労移行支援　　　　</w:t>
      </w:r>
      <w:r w:rsidR="00395F38" w:rsidRPr="00395F38">
        <w:rPr>
          <w:rFonts w:ascii="HGS明朝B" w:eastAsia="HGS明朝B" w:hAnsi="Times New Roman" w:cs="ＭＳ 明朝" w:hint="eastAsia"/>
          <w:color w:val="000000"/>
          <w:kern w:val="0"/>
          <w:sz w:val="22"/>
        </w:rPr>
        <w:t>主たる対象者を特定しない</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（サービスの内容）</w:t>
      </w:r>
    </w:p>
    <w:p w:rsidR="00395F38"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第８条　事業所で行う指定就労支援継続Ｂ型及び就労移行支援の内容は、次のとおりと</w:t>
      </w:r>
      <w:proofErr w:type="gramStart"/>
      <w:r w:rsidRPr="008E767D">
        <w:rPr>
          <w:rFonts w:ascii="HGS明朝B" w:eastAsia="HGS明朝B" w:hAnsi="Times New Roman" w:cs="ＭＳ 明朝" w:hint="eastAsia"/>
          <w:color w:val="000000"/>
          <w:kern w:val="0"/>
          <w:sz w:val="22"/>
        </w:rPr>
        <w:t>す</w:t>
      </w:r>
      <w:proofErr w:type="gramEnd"/>
      <w:r w:rsidRPr="008E767D">
        <w:rPr>
          <w:rFonts w:ascii="HGS明朝B" w:eastAsia="HGS明朝B" w:hAnsi="Times New Roman" w:cs="ＭＳ 明朝" w:hint="eastAsia"/>
          <w:color w:val="000000"/>
          <w:kern w:val="0"/>
          <w:sz w:val="22"/>
        </w:rPr>
        <w:t xml:space="preserve">　</w:t>
      </w:r>
      <w:r w:rsidR="00395F38">
        <w:rPr>
          <w:rFonts w:ascii="HGS明朝B" w:eastAsia="HGS明朝B" w:hAnsi="Times New Roman" w:cs="ＭＳ 明朝" w:hint="eastAsia"/>
          <w:color w:val="000000"/>
          <w:kern w:val="0"/>
          <w:sz w:val="22"/>
        </w:rPr>
        <w:t xml:space="preserve">　</w:t>
      </w:r>
    </w:p>
    <w:p w:rsidR="008E767D" w:rsidRPr="008E767D" w:rsidRDefault="008E767D" w:rsidP="00395F38">
      <w:pPr>
        <w:overflowPunct w:val="0"/>
        <w:ind w:firstLineChars="100" w:firstLine="222"/>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Times New Roman" w:hint="eastAsia"/>
          <w:color w:val="000000"/>
          <w:kern w:val="0"/>
          <w:sz w:val="22"/>
        </w:rPr>
        <w:t xml:space="preserve">  </w:t>
      </w:r>
      <w:r w:rsidRPr="008E767D">
        <w:rPr>
          <w:rFonts w:ascii="HGS明朝B" w:eastAsia="HGS明朝B" w:hAnsi="Times New Roman" w:cs="ＭＳ 明朝" w:hint="eastAsia"/>
          <w:color w:val="000000"/>
          <w:kern w:val="0"/>
          <w:sz w:val="22"/>
        </w:rPr>
        <w:t>（１）指定就労継続支援Ｂ型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（ア）就労継続支援Ｂ型計画の作成</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（イ）就労に必要な知識、能力を向上させるために必要な訓練</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（ウ）身体等の介護</w:t>
      </w:r>
    </w:p>
    <w:p w:rsidR="008E767D" w:rsidRPr="008E767D" w:rsidRDefault="008E767D" w:rsidP="008E767D">
      <w:pPr>
        <w:overflowPunct w:val="0"/>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（エ）生産活動</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（オ）実習先企業等の紹介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（カ）求職活動支援</w:t>
      </w:r>
    </w:p>
    <w:p w:rsidR="008E767D" w:rsidRPr="008E767D" w:rsidRDefault="008E767D" w:rsidP="008E767D">
      <w:pPr>
        <w:overflowPunct w:val="0"/>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（キ）職場定着支援</w:t>
      </w:r>
    </w:p>
    <w:p w:rsidR="008E767D" w:rsidRPr="008E767D" w:rsidRDefault="008E767D" w:rsidP="008E767D">
      <w:pPr>
        <w:overflowPunct w:val="0"/>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（ク）相談援助</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（ケ）訪問支援</w:t>
      </w:r>
    </w:p>
    <w:p w:rsidR="008E767D" w:rsidRPr="008E767D" w:rsidRDefault="008E767D" w:rsidP="008E767D">
      <w:pPr>
        <w:overflowPunct w:val="0"/>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Times New Roman" w:hint="eastAsia"/>
          <w:color w:val="000000"/>
          <w:kern w:val="0"/>
          <w:sz w:val="22"/>
        </w:rPr>
        <w:t xml:space="preserve">    </w:t>
      </w:r>
      <w:r w:rsidRPr="008E767D">
        <w:rPr>
          <w:rFonts w:ascii="HGS明朝B" w:eastAsia="HGS明朝B" w:hAnsi="Times New Roman" w:cs="ＭＳ 明朝" w:hint="eastAsia"/>
          <w:color w:val="000000"/>
          <w:kern w:val="0"/>
          <w:sz w:val="22"/>
        </w:rPr>
        <w:t>（コ）施設外支援</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（サ）施設外就労</w:t>
      </w:r>
    </w:p>
    <w:p w:rsidR="008E767D" w:rsidRPr="008E767D" w:rsidRDefault="008E767D" w:rsidP="008E767D">
      <w:pPr>
        <w:overflowPunct w:val="0"/>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（シ）健康管理</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（ス）送迎サービス</w:t>
      </w:r>
    </w:p>
    <w:p w:rsidR="008E767D" w:rsidRPr="008E767D" w:rsidRDefault="008E767D" w:rsidP="008E767D">
      <w:pPr>
        <w:overflowPunct w:val="0"/>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lastRenderedPageBreak/>
        <w:t xml:space="preserve">　　（セ）在宅支援</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（ソ）その他日常生活上必要な支援</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（２）指定就労移行支援</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（ア）就労移行支援計画の作成</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（イ）就労に必要な知識、能力を向上させるために必要な訓練</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（ウ）身体等の介護</w:t>
      </w:r>
    </w:p>
    <w:p w:rsidR="008E767D" w:rsidRPr="008E767D" w:rsidRDefault="008E767D" w:rsidP="008E767D">
      <w:pPr>
        <w:overflowPunct w:val="0"/>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（エ）生産活動</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（オ）実習先企業等の紹介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Times New Roman" w:hint="eastAsia"/>
          <w:color w:val="000000"/>
          <w:kern w:val="0"/>
          <w:sz w:val="22"/>
        </w:rPr>
        <w:t xml:space="preserve">    </w:t>
      </w:r>
      <w:r w:rsidRPr="008E767D">
        <w:rPr>
          <w:rFonts w:ascii="HGS明朝B" w:eastAsia="HGS明朝B" w:hAnsi="Times New Roman" w:cs="ＭＳ 明朝" w:hint="eastAsia"/>
          <w:color w:val="000000"/>
          <w:kern w:val="0"/>
          <w:sz w:val="22"/>
        </w:rPr>
        <w:t>（カ）就労の機会の提供</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（キ）求職活動支援</w:t>
      </w:r>
    </w:p>
    <w:p w:rsidR="008E767D" w:rsidRPr="008E767D" w:rsidRDefault="008E767D" w:rsidP="008E767D">
      <w:pPr>
        <w:overflowPunct w:val="0"/>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（ク）職場定着支援</w:t>
      </w:r>
    </w:p>
    <w:p w:rsidR="008E767D" w:rsidRPr="008E767D" w:rsidRDefault="008E767D" w:rsidP="008E767D">
      <w:pPr>
        <w:overflowPunct w:val="0"/>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（ケ）訪問支援</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（コ）相談援助</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（サ）健康管理</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（シ）送迎サービス</w:t>
      </w:r>
    </w:p>
    <w:p w:rsidR="008E767D" w:rsidRPr="008E767D" w:rsidRDefault="008E767D" w:rsidP="008E767D">
      <w:pPr>
        <w:overflowPunct w:val="0"/>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（ス）その他日常生活上必要な支援</w:t>
      </w:r>
    </w:p>
    <w:p w:rsidR="00395F38"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Times New Roman" w:hint="eastAsia"/>
          <w:color w:val="000000"/>
          <w:kern w:val="0"/>
          <w:sz w:val="22"/>
        </w:rPr>
        <w:t xml:space="preserve"> </w:t>
      </w:r>
      <w:r w:rsidRPr="008E767D">
        <w:rPr>
          <w:rFonts w:ascii="HGS明朝B" w:eastAsia="HGS明朝B" w:hAnsi="Times New Roman" w:cs="ＭＳ 明朝" w:hint="eastAsia"/>
          <w:color w:val="000000"/>
          <w:kern w:val="0"/>
          <w:sz w:val="22"/>
        </w:rPr>
        <w:t>２　事業者は、利用者からの要望を考慮し、利用者の嗜好に応じた趣味、教養又は娯楽</w:t>
      </w:r>
    </w:p>
    <w:p w:rsidR="008E767D" w:rsidRPr="008E767D" w:rsidRDefault="008E767D" w:rsidP="00395F38">
      <w:pPr>
        <w:overflowPunct w:val="0"/>
        <w:ind w:firstLineChars="100" w:firstLine="222"/>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に係る活動の機会を提供するよう努めるものとする。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（支給決定を受けた障害者から受領する費用の額等）</w:t>
      </w:r>
    </w:p>
    <w:p w:rsidR="00395F38"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第９条　事業者は、法定代理受領を行う指定就労継続支援Ｂ型又は就労移行支援を提供し　</w:t>
      </w:r>
    </w:p>
    <w:p w:rsidR="008E767D" w:rsidRPr="008E767D" w:rsidRDefault="008E767D" w:rsidP="00395F38">
      <w:pPr>
        <w:overflowPunct w:val="0"/>
        <w:ind w:leftChars="100" w:left="212"/>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た際は、支給決定を受けた障害者等（以下「支給決定障害者等」という。）から、市町　村が定める負担上限月額の範囲内において利用者負担額の支払を受けるものとする。</w:t>
      </w:r>
    </w:p>
    <w:p w:rsidR="00395F38"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２　事業者は、法定代理受領を行わない指定就労継続支援Ｂ型又は就労移行支援を提供し　</w:t>
      </w:r>
    </w:p>
    <w:p w:rsidR="00395F38" w:rsidRDefault="008E767D" w:rsidP="00395F38">
      <w:pPr>
        <w:overflowPunct w:val="0"/>
        <w:ind w:firstLineChars="100" w:firstLine="222"/>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た際は、支給決定障害者等から、当該指定就労継続支援Ｂ型又は指定就労移行支援に係　</w:t>
      </w:r>
    </w:p>
    <w:p w:rsidR="00395F38" w:rsidRDefault="008E767D" w:rsidP="00395F38">
      <w:pPr>
        <w:overflowPunct w:val="0"/>
        <w:ind w:firstLineChars="100" w:firstLine="222"/>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る指定障害福祉サービス等費用基準額の支払を受けるものとする。この場合、提供した　</w:t>
      </w:r>
    </w:p>
    <w:p w:rsidR="00395F38" w:rsidRDefault="008E767D" w:rsidP="00395F38">
      <w:pPr>
        <w:overflowPunct w:val="0"/>
        <w:ind w:firstLineChars="100" w:firstLine="222"/>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指定就労継続支援Ｂ型と指定就労移行支援の内容、費用の額その他必要と認められる事　</w:t>
      </w:r>
    </w:p>
    <w:p w:rsidR="008E767D" w:rsidRPr="008E767D" w:rsidRDefault="008E767D" w:rsidP="00395F38">
      <w:pPr>
        <w:overflowPunct w:val="0"/>
        <w:ind w:firstLineChars="100" w:firstLine="222"/>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項を記載したサービス提供証明書を利用者に対して交付するものとする。</w:t>
      </w:r>
    </w:p>
    <w:p w:rsidR="008E767D" w:rsidRPr="008E767D" w:rsidRDefault="008E767D" w:rsidP="00395F38">
      <w:pPr>
        <w:overflowPunct w:val="0"/>
        <w:ind w:left="222" w:hangingChars="100" w:hanging="222"/>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３　事業者は前２項のほか、次に定める費用について、利用者から徴収するものとする。　（１）日用品費の実費</w:t>
      </w:r>
    </w:p>
    <w:p w:rsidR="008E767D" w:rsidRPr="008E767D" w:rsidRDefault="008E767D" w:rsidP="00395F38">
      <w:pPr>
        <w:overflowPunct w:val="0"/>
        <w:ind w:left="888" w:hangingChars="400" w:hanging="888"/>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（２）その他日常生活において通常必要となるものに係る費用であって、その利用者に負担させることが適当と認められるものの実費</w:t>
      </w:r>
    </w:p>
    <w:p w:rsidR="00395F38"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４　前項の費用の額に係るサービスの提供に当たっては、あらかじめ、利用者に対し、当　</w:t>
      </w:r>
      <w:r w:rsidR="00395F38">
        <w:rPr>
          <w:rFonts w:ascii="HGS明朝B" w:eastAsia="HGS明朝B" w:hAnsi="Times New Roman" w:cs="ＭＳ 明朝" w:hint="eastAsia"/>
          <w:color w:val="000000"/>
          <w:kern w:val="0"/>
          <w:sz w:val="22"/>
        </w:rPr>
        <w:t xml:space="preserve">　</w:t>
      </w:r>
    </w:p>
    <w:p w:rsidR="008E767D" w:rsidRPr="008E767D" w:rsidRDefault="008E767D" w:rsidP="00395F38">
      <w:pPr>
        <w:overflowPunct w:val="0"/>
        <w:ind w:firstLineChars="100" w:firstLine="222"/>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該サービスの内容及び費用について説明を行い、利用者の同意を得るものとする。</w:t>
      </w:r>
    </w:p>
    <w:p w:rsidR="00395F38"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５　第１項から第３項までの費用の支払を受けた場合は、当該費用に係る領収書を、当該　</w:t>
      </w:r>
    </w:p>
    <w:p w:rsidR="008E767D" w:rsidRPr="008E767D" w:rsidRDefault="008E767D" w:rsidP="00395F38">
      <w:pPr>
        <w:overflowPunct w:val="0"/>
        <w:ind w:firstLineChars="100" w:firstLine="222"/>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費用を支払った利用者に対し交付するものとする。</w:t>
      </w:r>
    </w:p>
    <w:p w:rsidR="008E767D" w:rsidRDefault="008E767D" w:rsidP="008E767D">
      <w:pPr>
        <w:overflowPunct w:val="0"/>
        <w:textAlignment w:val="baseline"/>
        <w:rPr>
          <w:rFonts w:ascii="HGS明朝B" w:eastAsia="HGS明朝B" w:hAnsi="Times New Roman" w:cs="Times New Roman"/>
          <w:color w:val="000000"/>
          <w:spacing w:val="2"/>
          <w:kern w:val="0"/>
          <w:sz w:val="22"/>
        </w:rPr>
      </w:pPr>
    </w:p>
    <w:p w:rsidR="00262C5D" w:rsidRPr="00262C5D" w:rsidRDefault="00262C5D" w:rsidP="00262C5D">
      <w:pPr>
        <w:overflowPunct w:val="0"/>
        <w:ind w:firstLineChars="100" w:firstLine="222"/>
        <w:textAlignment w:val="baseline"/>
        <w:rPr>
          <w:ins w:id="1" w:author="user" w:date="2015-02-24T08:27:00Z"/>
          <w:rFonts w:ascii="HGS明朝B" w:eastAsia="HGS明朝B" w:hAnsi="Times New Roman" w:cs="ＭＳ 明朝"/>
          <w:color w:val="000000"/>
          <w:kern w:val="0"/>
          <w:sz w:val="22"/>
        </w:rPr>
      </w:pPr>
      <w:r w:rsidRPr="00262C5D">
        <w:rPr>
          <w:rFonts w:ascii="HGS明朝B" w:eastAsia="HGS明朝B" w:hAnsi="Times New Roman" w:cs="ＭＳ 明朝" w:hint="eastAsia"/>
          <w:color w:val="000000"/>
          <w:kern w:val="0"/>
          <w:sz w:val="22"/>
        </w:rPr>
        <w:t>（施設外就労）</w:t>
      </w:r>
    </w:p>
    <w:p w:rsidR="00262C5D" w:rsidRPr="00262C5D" w:rsidRDefault="00262C5D" w:rsidP="00262C5D">
      <w:pPr>
        <w:overflowPunct w:val="0"/>
        <w:ind w:firstLineChars="100" w:firstLine="222"/>
        <w:textAlignment w:val="baseline"/>
        <w:rPr>
          <w:rFonts w:ascii="HGS明朝B" w:eastAsia="HGS明朝B" w:hAnsi="Times New Roman" w:cs="ＭＳ 明朝"/>
          <w:color w:val="000000"/>
          <w:kern w:val="0"/>
          <w:sz w:val="22"/>
        </w:rPr>
      </w:pPr>
      <w:r w:rsidRPr="00262C5D">
        <w:rPr>
          <w:rFonts w:ascii="HGS明朝B" w:eastAsia="HGS明朝B" w:hAnsi="Times New Roman" w:cs="ＭＳ 明朝" w:hint="eastAsia"/>
          <w:color w:val="000000"/>
          <w:kern w:val="0"/>
          <w:sz w:val="22"/>
        </w:rPr>
        <w:t>第１０条　事業所は、一般就労への移行を図るため、利用者と職員がユニットを組み企</w:t>
      </w:r>
    </w:p>
    <w:p w:rsidR="00262C5D" w:rsidRPr="00262C5D" w:rsidRDefault="00262C5D" w:rsidP="00262C5D">
      <w:pPr>
        <w:overflowPunct w:val="0"/>
        <w:ind w:firstLineChars="100" w:firstLine="222"/>
        <w:textAlignment w:val="baseline"/>
        <w:rPr>
          <w:rFonts w:ascii="HGS明朝B" w:eastAsia="HGS明朝B" w:hAnsi="Times New Roman" w:cs="ＭＳ 明朝"/>
          <w:color w:val="000000"/>
          <w:kern w:val="0"/>
          <w:sz w:val="22"/>
        </w:rPr>
      </w:pPr>
      <w:r w:rsidRPr="00262C5D">
        <w:rPr>
          <w:rFonts w:ascii="HGS明朝B" w:eastAsia="HGS明朝B" w:hAnsi="Times New Roman" w:cs="ＭＳ 明朝" w:hint="eastAsia"/>
          <w:color w:val="000000"/>
          <w:kern w:val="0"/>
          <w:sz w:val="22"/>
        </w:rPr>
        <w:t xml:space="preserve">　業から請け負った作業を当該企業内で行う施設外就労の実施に努める。</w:t>
      </w:r>
    </w:p>
    <w:p w:rsidR="00262C5D" w:rsidRPr="00262C5D" w:rsidRDefault="00262C5D" w:rsidP="00262C5D">
      <w:pPr>
        <w:overflowPunct w:val="0"/>
        <w:ind w:firstLineChars="100" w:firstLine="222"/>
        <w:textAlignment w:val="baseline"/>
        <w:rPr>
          <w:ins w:id="2" w:author="user" w:date="2015-02-24T08:27:00Z"/>
          <w:rFonts w:ascii="HGS明朝B" w:eastAsia="HGS明朝B" w:hAnsi="Times New Roman" w:cs="ＭＳ 明朝"/>
          <w:color w:val="000000"/>
          <w:kern w:val="0"/>
          <w:sz w:val="22"/>
        </w:rPr>
      </w:pPr>
      <w:r w:rsidRPr="00262C5D">
        <w:rPr>
          <w:rFonts w:ascii="HGS明朝B" w:eastAsia="HGS明朝B" w:hAnsi="Times New Roman" w:cs="ＭＳ 明朝" w:hint="eastAsia"/>
          <w:color w:val="000000"/>
          <w:kern w:val="0"/>
          <w:sz w:val="22"/>
        </w:rPr>
        <w:lastRenderedPageBreak/>
        <w:t>２　施設外就労は期間を定めないものとする。</w:t>
      </w:r>
    </w:p>
    <w:p w:rsidR="00262C5D" w:rsidRPr="00262C5D" w:rsidRDefault="00262C5D" w:rsidP="00262C5D">
      <w:pPr>
        <w:overflowPunct w:val="0"/>
        <w:ind w:firstLineChars="100" w:firstLine="222"/>
        <w:textAlignment w:val="baseline"/>
        <w:rPr>
          <w:rFonts w:ascii="HGS明朝B" w:eastAsia="HGS明朝B" w:hAnsi="Times New Roman" w:cs="ＭＳ 明朝"/>
          <w:color w:val="000000"/>
          <w:kern w:val="0"/>
          <w:sz w:val="22"/>
        </w:rPr>
      </w:pPr>
    </w:p>
    <w:p w:rsidR="00262C5D" w:rsidRPr="00262C5D" w:rsidRDefault="00262C5D" w:rsidP="00262C5D">
      <w:pPr>
        <w:overflowPunct w:val="0"/>
        <w:ind w:firstLineChars="100" w:firstLine="222"/>
        <w:textAlignment w:val="baseline"/>
        <w:rPr>
          <w:rFonts w:ascii="HGS明朝B" w:eastAsia="HGS明朝B" w:hAnsi="Times New Roman" w:cs="ＭＳ 明朝"/>
          <w:color w:val="000000"/>
          <w:kern w:val="0"/>
          <w:sz w:val="22"/>
        </w:rPr>
      </w:pPr>
      <w:r w:rsidRPr="00262C5D">
        <w:rPr>
          <w:rFonts w:ascii="HGS明朝B" w:eastAsia="HGS明朝B" w:hAnsi="Times New Roman" w:cs="ＭＳ 明朝" w:hint="eastAsia"/>
          <w:color w:val="000000"/>
          <w:kern w:val="0"/>
          <w:sz w:val="22"/>
        </w:rPr>
        <w:t>（在宅支援）</w:t>
      </w:r>
    </w:p>
    <w:p w:rsidR="00262C5D" w:rsidRDefault="00262C5D" w:rsidP="00262C5D">
      <w:pPr>
        <w:overflowPunct w:val="0"/>
        <w:ind w:firstLineChars="100" w:firstLine="222"/>
        <w:textAlignment w:val="baseline"/>
        <w:rPr>
          <w:rFonts w:ascii="HGS明朝B" w:eastAsia="HGS明朝B" w:hAnsi="Times New Roman" w:cs="ＭＳ 明朝"/>
          <w:color w:val="000000"/>
          <w:kern w:val="0"/>
          <w:sz w:val="22"/>
        </w:rPr>
      </w:pPr>
      <w:r w:rsidRPr="00262C5D">
        <w:rPr>
          <w:rFonts w:ascii="HGS明朝B" w:eastAsia="HGS明朝B" w:hAnsi="Times New Roman" w:cs="ＭＳ 明朝" w:hint="eastAsia"/>
          <w:color w:val="000000"/>
          <w:kern w:val="0"/>
          <w:sz w:val="22"/>
        </w:rPr>
        <w:t>第１１条　事業所は、通所利用が困難で在宅による支援が</w:t>
      </w:r>
      <w:proofErr w:type="gramStart"/>
      <w:r w:rsidRPr="00262C5D">
        <w:rPr>
          <w:rFonts w:ascii="HGS明朝B" w:eastAsia="HGS明朝B" w:hAnsi="Times New Roman" w:cs="ＭＳ 明朝" w:hint="eastAsia"/>
          <w:color w:val="000000"/>
          <w:kern w:val="0"/>
          <w:sz w:val="22"/>
        </w:rPr>
        <w:t>やむ得ないと</w:t>
      </w:r>
      <w:proofErr w:type="gramEnd"/>
      <w:r w:rsidRPr="00262C5D">
        <w:rPr>
          <w:rFonts w:ascii="HGS明朝B" w:eastAsia="HGS明朝B" w:hAnsi="Times New Roman" w:cs="ＭＳ 明朝" w:hint="eastAsia"/>
          <w:color w:val="000000"/>
          <w:kern w:val="0"/>
          <w:sz w:val="22"/>
        </w:rPr>
        <w:t>市町村が判断し</w:t>
      </w:r>
      <w:r>
        <w:rPr>
          <w:rFonts w:ascii="HGS明朝B" w:eastAsia="HGS明朝B" w:hAnsi="Times New Roman" w:cs="ＭＳ 明朝" w:hint="eastAsia"/>
          <w:color w:val="000000"/>
          <w:kern w:val="0"/>
          <w:sz w:val="22"/>
        </w:rPr>
        <w:t xml:space="preserve">　　</w:t>
      </w:r>
    </w:p>
    <w:p w:rsidR="00262C5D" w:rsidRPr="00262C5D" w:rsidRDefault="00262C5D" w:rsidP="00262C5D">
      <w:pPr>
        <w:overflowPunct w:val="0"/>
        <w:ind w:firstLineChars="200" w:firstLine="444"/>
        <w:textAlignment w:val="baseline"/>
        <w:rPr>
          <w:rFonts w:ascii="HGS明朝B" w:eastAsia="HGS明朝B" w:hAnsi="Times New Roman" w:cs="ＭＳ 明朝"/>
          <w:color w:val="000000"/>
          <w:kern w:val="0"/>
          <w:sz w:val="22"/>
        </w:rPr>
      </w:pPr>
      <w:r w:rsidRPr="00262C5D">
        <w:rPr>
          <w:rFonts w:ascii="HGS明朝B" w:eastAsia="HGS明朝B" w:hAnsi="Times New Roman" w:cs="ＭＳ 明朝" w:hint="eastAsia"/>
          <w:color w:val="000000"/>
          <w:kern w:val="0"/>
          <w:sz w:val="22"/>
        </w:rPr>
        <w:t>た利用者に限り在宅支援を行う。</w:t>
      </w:r>
    </w:p>
    <w:p w:rsidR="00262C5D" w:rsidRPr="00262C5D" w:rsidRDefault="00262C5D" w:rsidP="00262C5D">
      <w:pPr>
        <w:overflowPunct w:val="0"/>
        <w:ind w:firstLineChars="100" w:firstLine="222"/>
        <w:textAlignment w:val="baseline"/>
        <w:rPr>
          <w:rFonts w:ascii="HGS明朝B" w:eastAsia="HGS明朝B" w:hAnsi="Times New Roman" w:cs="ＭＳ 明朝"/>
          <w:color w:val="000000"/>
          <w:kern w:val="0"/>
          <w:sz w:val="22"/>
        </w:rPr>
      </w:pPr>
      <w:r w:rsidRPr="00262C5D">
        <w:rPr>
          <w:rFonts w:ascii="HGS明朝B" w:eastAsia="HGS明朝B" w:hAnsi="Times New Roman" w:cs="ＭＳ 明朝" w:hint="eastAsia"/>
          <w:color w:val="000000"/>
          <w:kern w:val="0"/>
          <w:sz w:val="22"/>
        </w:rPr>
        <w:t>２　個別支援計画に基づき在宅での訓練等を提供する。</w:t>
      </w:r>
    </w:p>
    <w:p w:rsidR="00262C5D" w:rsidRDefault="00262C5D" w:rsidP="00262C5D">
      <w:pPr>
        <w:overflowPunct w:val="0"/>
        <w:ind w:firstLineChars="100" w:firstLine="222"/>
        <w:textAlignment w:val="baseline"/>
        <w:rPr>
          <w:rFonts w:ascii="HGS明朝B" w:eastAsia="HGS明朝B" w:hAnsi="Times New Roman" w:cs="ＭＳ 明朝"/>
          <w:color w:val="000000"/>
          <w:kern w:val="0"/>
          <w:sz w:val="22"/>
        </w:rPr>
      </w:pPr>
      <w:r w:rsidRPr="00262C5D">
        <w:rPr>
          <w:rFonts w:ascii="HGS明朝B" w:eastAsia="HGS明朝B" w:hAnsi="Times New Roman" w:cs="ＭＳ 明朝" w:hint="eastAsia"/>
          <w:color w:val="000000"/>
          <w:kern w:val="0"/>
          <w:sz w:val="22"/>
        </w:rPr>
        <w:t>３　1日2回以上の連絡を取り、作業の進歩状況や、問題点の確認を行う。週1回は支</w:t>
      </w:r>
    </w:p>
    <w:p w:rsidR="00262C5D" w:rsidRPr="00262C5D" w:rsidRDefault="00262C5D" w:rsidP="00262C5D">
      <w:pPr>
        <w:overflowPunct w:val="0"/>
        <w:ind w:firstLineChars="200" w:firstLine="444"/>
        <w:textAlignment w:val="baseline"/>
        <w:rPr>
          <w:rFonts w:ascii="HGS明朝B" w:eastAsia="HGS明朝B" w:hAnsi="Times New Roman" w:cs="ＭＳ 明朝"/>
          <w:color w:val="000000"/>
          <w:kern w:val="0"/>
          <w:sz w:val="22"/>
        </w:rPr>
      </w:pPr>
      <w:r w:rsidRPr="00262C5D">
        <w:rPr>
          <w:rFonts w:ascii="HGS明朝B" w:eastAsia="HGS明朝B" w:hAnsi="Times New Roman" w:cs="ＭＳ 明朝" w:hint="eastAsia"/>
          <w:color w:val="000000"/>
          <w:kern w:val="0"/>
          <w:sz w:val="22"/>
        </w:rPr>
        <w:t>援員が自宅訪問し、直接の評価を行う。</w:t>
      </w:r>
    </w:p>
    <w:p w:rsidR="00262C5D" w:rsidRPr="00262C5D" w:rsidRDefault="00262C5D" w:rsidP="00262C5D">
      <w:pPr>
        <w:overflowPunct w:val="0"/>
        <w:ind w:firstLineChars="100" w:firstLine="222"/>
        <w:textAlignment w:val="baseline"/>
        <w:rPr>
          <w:rFonts w:ascii="HGS明朝B" w:eastAsia="HGS明朝B" w:hAnsi="Times New Roman" w:cs="ＭＳ 明朝"/>
          <w:color w:val="000000"/>
          <w:kern w:val="0"/>
          <w:sz w:val="22"/>
        </w:rPr>
      </w:pPr>
      <w:r w:rsidRPr="00262C5D">
        <w:rPr>
          <w:rFonts w:ascii="HGS明朝B" w:eastAsia="HGS明朝B" w:hAnsi="Times New Roman" w:cs="ＭＳ 明朝" w:hint="eastAsia"/>
          <w:color w:val="000000"/>
          <w:kern w:val="0"/>
          <w:sz w:val="22"/>
        </w:rPr>
        <w:t>４　日報を作成し、訓練内容、目標設定などを把握する。</w:t>
      </w:r>
    </w:p>
    <w:p w:rsidR="00262C5D" w:rsidRDefault="00262C5D" w:rsidP="00262C5D">
      <w:pPr>
        <w:overflowPunct w:val="0"/>
        <w:ind w:firstLineChars="100" w:firstLine="222"/>
        <w:textAlignment w:val="baseline"/>
        <w:rPr>
          <w:rFonts w:ascii="HGS明朝B" w:eastAsia="HGS明朝B" w:hAnsi="Times New Roman" w:cs="ＭＳ 明朝"/>
          <w:color w:val="000000"/>
          <w:kern w:val="0"/>
          <w:sz w:val="22"/>
        </w:rPr>
      </w:pPr>
      <w:r w:rsidRPr="00262C5D">
        <w:rPr>
          <w:rFonts w:ascii="HGS明朝B" w:eastAsia="HGS明朝B" w:hAnsi="Times New Roman" w:cs="ＭＳ 明朝" w:hint="eastAsia"/>
          <w:color w:val="000000"/>
          <w:kern w:val="0"/>
          <w:sz w:val="22"/>
        </w:rPr>
        <w:t>５　利用者は月の利用日数のうち１日は事業所へ通所をし、施設内において作業評価、</w:t>
      </w:r>
    </w:p>
    <w:p w:rsidR="00262C5D" w:rsidRPr="00262C5D" w:rsidRDefault="00262C5D" w:rsidP="00262C5D">
      <w:pPr>
        <w:overflowPunct w:val="0"/>
        <w:ind w:firstLineChars="200" w:firstLine="444"/>
        <w:textAlignment w:val="baseline"/>
        <w:rPr>
          <w:rFonts w:ascii="HGS明朝B" w:eastAsia="HGS明朝B" w:hAnsi="Times New Roman" w:cs="ＭＳ 明朝"/>
          <w:color w:val="000000"/>
          <w:kern w:val="0"/>
          <w:sz w:val="22"/>
        </w:rPr>
      </w:pPr>
      <w:r w:rsidRPr="00262C5D">
        <w:rPr>
          <w:rFonts w:ascii="HGS明朝B" w:eastAsia="HGS明朝B" w:hAnsi="Times New Roman" w:cs="ＭＳ 明朝" w:hint="eastAsia"/>
          <w:color w:val="000000"/>
          <w:kern w:val="0"/>
          <w:sz w:val="22"/>
        </w:rPr>
        <w:t>問題点などの確認を行う。</w:t>
      </w:r>
    </w:p>
    <w:p w:rsidR="00262C5D" w:rsidRPr="00262C5D" w:rsidRDefault="00262C5D" w:rsidP="00262C5D">
      <w:pPr>
        <w:overflowPunct w:val="0"/>
        <w:ind w:firstLineChars="100" w:firstLine="222"/>
        <w:textAlignment w:val="baseline"/>
        <w:rPr>
          <w:rFonts w:ascii="HGS明朝B" w:eastAsia="HGS明朝B" w:hAnsi="Times New Roman" w:cs="ＭＳ 明朝"/>
          <w:color w:val="000000"/>
          <w:kern w:val="0"/>
          <w:sz w:val="22"/>
        </w:rPr>
      </w:pPr>
      <w:r w:rsidRPr="00262C5D">
        <w:rPr>
          <w:rFonts w:ascii="HGS明朝B" w:eastAsia="HGS明朝B" w:hAnsi="Times New Roman" w:cs="ＭＳ 明朝" w:hint="eastAsia"/>
          <w:color w:val="000000"/>
          <w:kern w:val="0"/>
          <w:sz w:val="22"/>
        </w:rPr>
        <w:t>６　緊急時においては速やかに対応する。</w:t>
      </w:r>
    </w:p>
    <w:p w:rsidR="00262C5D" w:rsidRPr="008E767D" w:rsidRDefault="00262C5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（通常の事業の実施地域）</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第１</w:t>
      </w:r>
      <w:r w:rsidR="00262C5D">
        <w:rPr>
          <w:rFonts w:ascii="HGS明朝B" w:eastAsia="HGS明朝B" w:hAnsi="Times New Roman" w:cs="ＭＳ 明朝" w:hint="eastAsia"/>
          <w:color w:val="000000"/>
          <w:kern w:val="0"/>
          <w:sz w:val="22"/>
        </w:rPr>
        <w:t>２</w:t>
      </w:r>
      <w:r w:rsidRPr="008E767D">
        <w:rPr>
          <w:rFonts w:ascii="HGS明朝B" w:eastAsia="HGS明朝B" w:hAnsi="Times New Roman" w:cs="ＭＳ 明朝" w:hint="eastAsia"/>
          <w:color w:val="000000"/>
          <w:kern w:val="0"/>
          <w:sz w:val="22"/>
        </w:rPr>
        <w:t>条　事業所における通常の事業の実施地域は次のとおりとする。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w:t>
      </w:r>
      <w:r w:rsidR="00395F38">
        <w:rPr>
          <w:rFonts w:ascii="HGS明朝B" w:eastAsia="HGS明朝B" w:hAnsi="Times New Roman" w:cs="ＭＳ 明朝" w:hint="eastAsia"/>
          <w:color w:val="000000"/>
          <w:kern w:val="0"/>
          <w:sz w:val="22"/>
        </w:rPr>
        <w:t>笠岡</w:t>
      </w:r>
      <w:r w:rsidRPr="008E767D">
        <w:rPr>
          <w:rFonts w:ascii="HGS明朝B" w:eastAsia="HGS明朝B" w:hAnsi="Times New Roman" w:cs="ＭＳ 明朝" w:hint="eastAsia"/>
          <w:color w:val="000000"/>
          <w:kern w:val="0"/>
          <w:sz w:val="22"/>
        </w:rPr>
        <w:t>市、</w:t>
      </w:r>
      <w:r w:rsidR="00395F38">
        <w:rPr>
          <w:rFonts w:ascii="HGS明朝B" w:eastAsia="HGS明朝B" w:hAnsi="Times New Roman" w:cs="ＭＳ 明朝" w:hint="eastAsia"/>
          <w:color w:val="000000"/>
          <w:kern w:val="0"/>
          <w:sz w:val="22"/>
        </w:rPr>
        <w:t>井原</w:t>
      </w:r>
      <w:r w:rsidRPr="008E767D">
        <w:rPr>
          <w:rFonts w:ascii="HGS明朝B" w:eastAsia="HGS明朝B" w:hAnsi="Times New Roman" w:cs="ＭＳ 明朝" w:hint="eastAsia"/>
          <w:color w:val="000000"/>
          <w:kern w:val="0"/>
          <w:sz w:val="22"/>
        </w:rPr>
        <w:t>市、</w:t>
      </w:r>
      <w:r w:rsidR="00395F38">
        <w:rPr>
          <w:rFonts w:ascii="HGS明朝B" w:eastAsia="HGS明朝B" w:hAnsi="Times New Roman" w:cs="ＭＳ 明朝" w:hint="eastAsia"/>
          <w:color w:val="000000"/>
          <w:kern w:val="0"/>
          <w:sz w:val="22"/>
        </w:rPr>
        <w:t>浅口市</w:t>
      </w:r>
      <w:r w:rsidRPr="008E767D">
        <w:rPr>
          <w:rFonts w:ascii="HGS明朝B" w:eastAsia="HGS明朝B" w:hAnsi="Times New Roman" w:cs="ＭＳ 明朝" w:hint="eastAsia"/>
          <w:color w:val="000000"/>
          <w:kern w:val="0"/>
          <w:sz w:val="22"/>
        </w:rPr>
        <w:t>、</w:t>
      </w:r>
      <w:r w:rsidR="00395F38">
        <w:rPr>
          <w:rFonts w:ascii="HGS明朝B" w:eastAsia="HGS明朝B" w:hAnsi="Times New Roman" w:cs="ＭＳ 明朝" w:hint="eastAsia"/>
          <w:color w:val="000000"/>
          <w:kern w:val="0"/>
          <w:sz w:val="22"/>
        </w:rPr>
        <w:t>福山市</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（工賃の支払等）</w:t>
      </w:r>
    </w:p>
    <w:p w:rsidR="00395F38"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第１</w:t>
      </w:r>
      <w:r w:rsidR="00262C5D">
        <w:rPr>
          <w:rFonts w:ascii="HGS明朝B" w:eastAsia="HGS明朝B" w:hAnsi="Times New Roman" w:cs="ＭＳ 明朝" w:hint="eastAsia"/>
          <w:color w:val="000000"/>
          <w:kern w:val="0"/>
          <w:sz w:val="22"/>
        </w:rPr>
        <w:t>３</w:t>
      </w:r>
      <w:r w:rsidRPr="008E767D">
        <w:rPr>
          <w:rFonts w:ascii="HGS明朝B" w:eastAsia="HGS明朝B" w:hAnsi="Times New Roman" w:cs="ＭＳ 明朝" w:hint="eastAsia"/>
          <w:color w:val="000000"/>
          <w:kern w:val="0"/>
          <w:sz w:val="22"/>
        </w:rPr>
        <w:t xml:space="preserve">条　事業者は、指定就労継続支援Ｂ型又は指定就労移行支援の利用者が生産活動に　</w:t>
      </w:r>
    </w:p>
    <w:p w:rsidR="00395F38" w:rsidRDefault="008E767D" w:rsidP="00395F38">
      <w:pPr>
        <w:overflowPunct w:val="0"/>
        <w:ind w:firstLineChars="100" w:firstLine="222"/>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従事した場合は、別に定める工賃支払規定に基づき、生産活動に係る事業の収入から生　</w:t>
      </w:r>
    </w:p>
    <w:p w:rsidR="00395F38" w:rsidRDefault="008E767D" w:rsidP="00395F38">
      <w:pPr>
        <w:overflowPunct w:val="0"/>
        <w:ind w:firstLineChars="100" w:firstLine="222"/>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産活動に係る事業に必要な経費を控除した額に相当する金額を工賃として支払うもの</w:t>
      </w:r>
    </w:p>
    <w:p w:rsidR="008E767D" w:rsidRPr="008E767D" w:rsidRDefault="008E767D" w:rsidP="00395F38">
      <w:pPr>
        <w:overflowPunct w:val="0"/>
        <w:ind w:firstLineChars="100" w:firstLine="222"/>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とする。</w:t>
      </w:r>
    </w:p>
    <w:p w:rsidR="00395F38"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２　前項の場合において、指定就労継続支援Ｂ型については、１月あたりの工賃の平均額　</w:t>
      </w:r>
    </w:p>
    <w:p w:rsidR="008E767D" w:rsidRPr="008E767D" w:rsidRDefault="008E767D" w:rsidP="00395F38">
      <w:pPr>
        <w:overflowPunct w:val="0"/>
        <w:ind w:firstLineChars="100" w:firstLine="222"/>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は、３千円を下回らないものとする。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（サービス利用に当たっての留意事項）</w:t>
      </w:r>
    </w:p>
    <w:p w:rsidR="00395F38"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第１</w:t>
      </w:r>
      <w:r w:rsidR="00262C5D">
        <w:rPr>
          <w:rFonts w:ascii="HGS明朝B" w:eastAsia="HGS明朝B" w:hAnsi="Times New Roman" w:cs="ＭＳ 明朝" w:hint="eastAsia"/>
          <w:color w:val="000000"/>
          <w:kern w:val="0"/>
          <w:sz w:val="22"/>
        </w:rPr>
        <w:t>４</w:t>
      </w:r>
      <w:r w:rsidRPr="008E767D">
        <w:rPr>
          <w:rFonts w:ascii="HGS明朝B" w:eastAsia="HGS明朝B" w:hAnsi="Times New Roman" w:cs="ＭＳ 明朝" w:hint="eastAsia"/>
          <w:color w:val="000000"/>
          <w:kern w:val="0"/>
          <w:sz w:val="22"/>
        </w:rPr>
        <w:t>条　利用者は、サービスの利用に当たっては、次に規定する内容に留意すること。</w:t>
      </w:r>
    </w:p>
    <w:p w:rsidR="00395F38" w:rsidRPr="00395F38" w:rsidRDefault="008E767D" w:rsidP="00395F38">
      <w:pPr>
        <w:pStyle w:val="a3"/>
        <w:numPr>
          <w:ilvl w:val="0"/>
          <w:numId w:val="5"/>
        </w:numPr>
        <w:overflowPunct w:val="0"/>
        <w:ind w:leftChars="0"/>
        <w:textAlignment w:val="baseline"/>
        <w:rPr>
          <w:rFonts w:ascii="HGS明朝B" w:eastAsia="HGS明朝B" w:hAnsi="Times New Roman" w:cs="ＭＳ 明朝"/>
          <w:color w:val="000000"/>
          <w:kern w:val="0"/>
          <w:sz w:val="22"/>
        </w:rPr>
      </w:pPr>
      <w:r w:rsidRPr="00395F38">
        <w:rPr>
          <w:rFonts w:ascii="HGS明朝B" w:eastAsia="HGS明朝B" w:hAnsi="Times New Roman" w:cs="ＭＳ 明朝" w:hint="eastAsia"/>
          <w:color w:val="000000"/>
          <w:kern w:val="0"/>
          <w:sz w:val="22"/>
        </w:rPr>
        <w:t>利用者は、この規程に定めるもののほか、管理者が定める規則を誠実に守ること。</w:t>
      </w:r>
    </w:p>
    <w:p w:rsidR="00395F38" w:rsidRPr="00395F38" w:rsidRDefault="008E767D" w:rsidP="00395F38">
      <w:pPr>
        <w:pStyle w:val="a3"/>
        <w:numPr>
          <w:ilvl w:val="0"/>
          <w:numId w:val="6"/>
        </w:numPr>
        <w:overflowPunct w:val="0"/>
        <w:ind w:leftChars="0"/>
        <w:textAlignment w:val="baseline"/>
        <w:rPr>
          <w:rFonts w:ascii="HGS明朝B" w:eastAsia="HGS明朝B" w:hAnsi="Times New Roman" w:cs="ＭＳ 明朝"/>
          <w:color w:val="000000"/>
          <w:kern w:val="0"/>
          <w:sz w:val="22"/>
        </w:rPr>
      </w:pPr>
      <w:r w:rsidRPr="00395F38">
        <w:rPr>
          <w:rFonts w:ascii="HGS明朝B" w:eastAsia="HGS明朝B" w:hAnsi="Times New Roman" w:cs="ＭＳ 明朝" w:hint="eastAsia"/>
          <w:color w:val="000000"/>
          <w:kern w:val="0"/>
          <w:sz w:val="22"/>
        </w:rPr>
        <w:t xml:space="preserve">利用者が外出しようとするときは、その都度、外出先、帰着予定時刻等の必要事　　　</w:t>
      </w:r>
    </w:p>
    <w:p w:rsidR="008E767D" w:rsidRPr="00395F38" w:rsidRDefault="008E767D" w:rsidP="00395F38">
      <w:pPr>
        <w:pStyle w:val="a3"/>
        <w:overflowPunct w:val="0"/>
        <w:ind w:leftChars="0" w:left="942"/>
        <w:textAlignment w:val="baseline"/>
        <w:rPr>
          <w:rFonts w:ascii="HGS明朝B" w:eastAsia="HGS明朝B" w:hAnsi="Times New Roman" w:cs="Times New Roman"/>
          <w:color w:val="000000"/>
          <w:spacing w:val="2"/>
          <w:kern w:val="0"/>
          <w:sz w:val="22"/>
        </w:rPr>
      </w:pPr>
      <w:r w:rsidRPr="00395F38">
        <w:rPr>
          <w:rFonts w:ascii="HGS明朝B" w:eastAsia="HGS明朝B" w:hAnsi="Times New Roman" w:cs="ＭＳ 明朝" w:hint="eastAsia"/>
          <w:color w:val="000000"/>
          <w:kern w:val="0"/>
          <w:sz w:val="22"/>
        </w:rPr>
        <w:t>項を管理者に届け出ること。</w:t>
      </w:r>
    </w:p>
    <w:p w:rsidR="008E767D" w:rsidRPr="00395F38" w:rsidRDefault="008E767D" w:rsidP="008E767D">
      <w:pPr>
        <w:pStyle w:val="a3"/>
        <w:numPr>
          <w:ilvl w:val="0"/>
          <w:numId w:val="6"/>
        </w:numPr>
        <w:overflowPunct w:val="0"/>
        <w:ind w:leftChars="0"/>
        <w:textAlignment w:val="baseline"/>
        <w:rPr>
          <w:rFonts w:ascii="HGS明朝B" w:eastAsia="HGS明朝B" w:hAnsi="Times New Roman" w:cs="Times New Roman"/>
          <w:color w:val="000000"/>
          <w:spacing w:val="2"/>
          <w:kern w:val="0"/>
          <w:sz w:val="22"/>
        </w:rPr>
      </w:pPr>
      <w:r w:rsidRPr="00395F38">
        <w:rPr>
          <w:rFonts w:ascii="HGS明朝B" w:eastAsia="HGS明朝B" w:hAnsi="Times New Roman" w:cs="ＭＳ 明朝" w:hint="eastAsia"/>
          <w:color w:val="000000"/>
          <w:kern w:val="0"/>
          <w:sz w:val="22"/>
        </w:rPr>
        <w:t>利用者が外来者と面会しようとするときは、その旨を管理者に届け出て、あらかじめ指定された場所で面会すること。</w:t>
      </w:r>
    </w:p>
    <w:p w:rsidR="008E767D" w:rsidRPr="00395F38" w:rsidRDefault="008E767D" w:rsidP="008E767D">
      <w:pPr>
        <w:pStyle w:val="a3"/>
        <w:numPr>
          <w:ilvl w:val="0"/>
          <w:numId w:val="6"/>
        </w:numPr>
        <w:overflowPunct w:val="0"/>
        <w:ind w:leftChars="0"/>
        <w:textAlignment w:val="baseline"/>
        <w:rPr>
          <w:rFonts w:ascii="HGS明朝B" w:eastAsia="HGS明朝B" w:hAnsi="Times New Roman" w:cs="Times New Roman"/>
          <w:color w:val="000000"/>
          <w:spacing w:val="2"/>
          <w:kern w:val="0"/>
          <w:sz w:val="22"/>
        </w:rPr>
      </w:pPr>
      <w:r w:rsidRPr="00395F38">
        <w:rPr>
          <w:rFonts w:ascii="HGS明朝B" w:eastAsia="HGS明朝B" w:hAnsi="Times New Roman" w:cs="ＭＳ 明朝" w:hint="eastAsia"/>
          <w:color w:val="000000"/>
          <w:kern w:val="0"/>
          <w:sz w:val="22"/>
        </w:rPr>
        <w:t>利用者が生活上必要とする物品は、原則として、各人の責任において保管すること。ただし、貴重品、現金、刃物類等はこの限りではない。</w:t>
      </w:r>
    </w:p>
    <w:p w:rsidR="00395F38" w:rsidRPr="00395F38" w:rsidRDefault="008E767D" w:rsidP="008E767D">
      <w:pPr>
        <w:pStyle w:val="a3"/>
        <w:numPr>
          <w:ilvl w:val="0"/>
          <w:numId w:val="6"/>
        </w:numPr>
        <w:overflowPunct w:val="0"/>
        <w:ind w:leftChars="0"/>
        <w:textAlignment w:val="baseline"/>
        <w:rPr>
          <w:rFonts w:ascii="HGS明朝B" w:eastAsia="HGS明朝B" w:hAnsi="Times New Roman" w:cs="Times New Roman"/>
          <w:color w:val="000000"/>
          <w:spacing w:val="2"/>
          <w:kern w:val="0"/>
          <w:sz w:val="22"/>
        </w:rPr>
      </w:pPr>
      <w:r w:rsidRPr="00395F38">
        <w:rPr>
          <w:rFonts w:ascii="HGS明朝B" w:eastAsia="HGS明朝B" w:hAnsi="Times New Roman" w:cs="ＭＳ 明朝" w:hint="eastAsia"/>
          <w:color w:val="000000"/>
          <w:kern w:val="0"/>
          <w:sz w:val="22"/>
        </w:rPr>
        <w:t>利用者は、無断で火薬、薬品、油類その他の危険物を施設内に持ち込まないこと。</w:t>
      </w:r>
    </w:p>
    <w:p w:rsidR="008E767D" w:rsidRPr="00395F38" w:rsidRDefault="008E767D" w:rsidP="008E767D">
      <w:pPr>
        <w:pStyle w:val="a3"/>
        <w:numPr>
          <w:ilvl w:val="0"/>
          <w:numId w:val="6"/>
        </w:numPr>
        <w:overflowPunct w:val="0"/>
        <w:ind w:leftChars="0"/>
        <w:textAlignment w:val="baseline"/>
        <w:rPr>
          <w:rFonts w:ascii="HGS明朝B" w:eastAsia="HGS明朝B" w:hAnsi="Times New Roman" w:cs="Times New Roman" w:hint="eastAsia"/>
          <w:color w:val="000000"/>
          <w:spacing w:val="2"/>
          <w:kern w:val="0"/>
          <w:sz w:val="22"/>
        </w:rPr>
      </w:pPr>
      <w:r w:rsidRPr="00395F38">
        <w:rPr>
          <w:rFonts w:ascii="HGS明朝B" w:eastAsia="HGS明朝B" w:hAnsi="Times New Roman" w:cs="ＭＳ 明朝" w:hint="eastAsia"/>
          <w:color w:val="000000"/>
          <w:kern w:val="0"/>
          <w:sz w:val="22"/>
        </w:rPr>
        <w:t>利用者は、事業所並びに事業者が経営する他の施設及び他の事業所内で次の行為をしないこと。</w:t>
      </w:r>
    </w:p>
    <w:p w:rsidR="008E767D" w:rsidRPr="008E767D" w:rsidRDefault="008E767D" w:rsidP="008E767D">
      <w:pPr>
        <w:overflowPunct w:val="0"/>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Times New Roman" w:hint="eastAsia"/>
          <w:color w:val="000000"/>
          <w:kern w:val="0"/>
          <w:sz w:val="22"/>
        </w:rPr>
        <w:t xml:space="preserve">      </w:t>
      </w:r>
      <w:r w:rsidRPr="008E767D">
        <w:rPr>
          <w:rFonts w:ascii="HGS明朝B" w:eastAsia="HGS明朝B" w:hAnsi="Times New Roman" w:cs="ＭＳ 明朝" w:hint="eastAsia"/>
          <w:color w:val="000000"/>
          <w:kern w:val="0"/>
          <w:sz w:val="22"/>
        </w:rPr>
        <w:t>（ア）他人の生命や財産等に損害を与えること。</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lastRenderedPageBreak/>
        <w:t xml:space="preserve">　　　（イ）喧嘩、口論、泥酔等他人に迷惑になること。</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（ウ）指定された場所以外で、火気を使用すること及び喫煙すること。</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　　　（エ）秩序又は風紀を乱し、安全な日中活動を害すること。</w:t>
      </w:r>
    </w:p>
    <w:p w:rsidR="00395F38"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　　　（オ）利用者又は家族等は、利用者が故意又は過失によって事業所並びに事業者が　　　　　</w:t>
      </w:r>
      <w:r w:rsidR="00395F38">
        <w:rPr>
          <w:rFonts w:ascii="HGS明朝B" w:eastAsia="HGS明朝B" w:hAnsi="Times New Roman" w:cs="ＭＳ 明朝" w:hint="eastAsia"/>
          <w:color w:val="000000"/>
          <w:kern w:val="0"/>
          <w:sz w:val="22"/>
        </w:rPr>
        <w:t xml:space="preserve">　</w:t>
      </w:r>
    </w:p>
    <w:p w:rsidR="00395F38" w:rsidRDefault="008E767D" w:rsidP="00395F38">
      <w:pPr>
        <w:overflowPunct w:val="0"/>
        <w:ind w:leftChars="550" w:left="1166" w:firstLineChars="50" w:firstLine="111"/>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経営する他の施設及び他の事業所や個人の物品を毀損又は亡失したときは、</w:t>
      </w:r>
      <w:r w:rsidR="00395F38">
        <w:rPr>
          <w:rFonts w:ascii="HGS明朝B" w:eastAsia="HGS明朝B" w:hAnsi="Times New Roman" w:cs="ＭＳ 明朝" w:hint="eastAsia"/>
          <w:color w:val="000000"/>
          <w:kern w:val="0"/>
          <w:sz w:val="22"/>
        </w:rPr>
        <w:t xml:space="preserve"> </w:t>
      </w:r>
      <w:r w:rsidR="00395F38">
        <w:rPr>
          <w:rFonts w:ascii="HGS明朝B" w:eastAsia="HGS明朝B" w:hAnsi="Times New Roman" w:cs="ＭＳ 明朝"/>
          <w:color w:val="000000"/>
          <w:kern w:val="0"/>
          <w:sz w:val="22"/>
        </w:rPr>
        <w:t xml:space="preserve"> </w:t>
      </w:r>
    </w:p>
    <w:p w:rsidR="00395F38" w:rsidRDefault="008E767D" w:rsidP="00395F38">
      <w:pPr>
        <w:overflowPunct w:val="0"/>
        <w:ind w:leftChars="550" w:left="1166" w:firstLineChars="50" w:firstLine="111"/>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その損害を賠償しなければならない。ただし、管理者は事情により賠償を減</w:t>
      </w:r>
    </w:p>
    <w:p w:rsidR="008E767D" w:rsidRPr="008E767D" w:rsidRDefault="008E767D" w:rsidP="00395F38">
      <w:pPr>
        <w:overflowPunct w:val="0"/>
        <w:ind w:leftChars="550" w:left="1166" w:firstLineChars="50" w:firstLine="111"/>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免することができる。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（利用者負担額等に係る管理）</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第１</w:t>
      </w:r>
      <w:r w:rsidR="00262C5D">
        <w:rPr>
          <w:rFonts w:ascii="HGS明朝B" w:eastAsia="HGS明朝B" w:hAnsi="Times New Roman" w:cs="ＭＳ 明朝" w:hint="eastAsia"/>
          <w:color w:val="000000"/>
          <w:kern w:val="0"/>
          <w:sz w:val="22"/>
        </w:rPr>
        <w:t>５</w:t>
      </w:r>
      <w:r w:rsidRPr="008E767D">
        <w:rPr>
          <w:rFonts w:ascii="HGS明朝B" w:eastAsia="HGS明朝B" w:hAnsi="Times New Roman" w:cs="ＭＳ 明朝" w:hint="eastAsia"/>
          <w:color w:val="000000"/>
          <w:kern w:val="0"/>
          <w:sz w:val="22"/>
        </w:rPr>
        <w:t xml:space="preserve">条　事業者は、利用者の依頼を受けて、利用者が同一の月に当該事業者が提供する　</w:t>
      </w:r>
      <w:r w:rsidR="002C739F">
        <w:rPr>
          <w:rFonts w:ascii="HGS明朝B" w:eastAsia="HGS明朝B" w:hAnsi="Times New Roman" w:cs="ＭＳ 明朝" w:hint="eastAsia"/>
          <w:color w:val="000000"/>
          <w:kern w:val="0"/>
          <w:sz w:val="22"/>
        </w:rPr>
        <w:t xml:space="preserve"> </w:t>
      </w:r>
    </w:p>
    <w:p w:rsidR="002C739F" w:rsidRDefault="008E767D" w:rsidP="002C739F">
      <w:pPr>
        <w:overflowPunct w:val="0"/>
        <w:ind w:firstLineChars="50" w:firstLine="111"/>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指定就労継続支援Ｂ型及び指定就労移行支援並びに他の指定障害福祉サービス等（以下　「他の指定障害福祉サービス等」という。）を受けたときは、当該指定就労継続支援Ｂ型</w:t>
      </w:r>
      <w:r w:rsidR="002C739F">
        <w:rPr>
          <w:rFonts w:ascii="HGS明朝B" w:eastAsia="HGS明朝B" w:hAnsi="Times New Roman" w:cs="ＭＳ 明朝" w:hint="eastAsia"/>
          <w:color w:val="000000"/>
          <w:kern w:val="0"/>
          <w:sz w:val="22"/>
        </w:rPr>
        <w:t xml:space="preserve"> </w:t>
      </w:r>
    </w:p>
    <w:p w:rsidR="002C739F" w:rsidRDefault="008E767D" w:rsidP="002C739F">
      <w:pPr>
        <w:overflowPunct w:val="0"/>
        <w:ind w:firstLineChars="50" w:firstLine="111"/>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及び指定就労移行支援並びに他の指定障害福祉サービス等に係る指定障害福祉サービ　</w:t>
      </w:r>
    </w:p>
    <w:p w:rsidR="002C739F" w:rsidRDefault="008E767D" w:rsidP="002C739F">
      <w:pPr>
        <w:overflowPunct w:val="0"/>
        <w:ind w:firstLineChars="50" w:firstLine="111"/>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ス等費用基準額から法第２９条第３項の規定により算定された介護給付費又は訓練等給　</w:t>
      </w:r>
    </w:p>
    <w:p w:rsidR="002C739F" w:rsidRDefault="008E767D" w:rsidP="002C739F">
      <w:pPr>
        <w:overflowPunct w:val="0"/>
        <w:ind w:firstLineChars="50" w:firstLine="111"/>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付費の額を控除した額の合計額（以下「利用者負担額等合計額」という。）を算定する　</w:t>
      </w:r>
    </w:p>
    <w:p w:rsidR="002C739F" w:rsidRDefault="008E767D" w:rsidP="002C739F">
      <w:pPr>
        <w:overflowPunct w:val="0"/>
        <w:ind w:firstLineChars="50" w:firstLine="111"/>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ものとする。この場合において、利用者負担額等合計額を市町村に報告するとともに、　</w:t>
      </w:r>
    </w:p>
    <w:p w:rsidR="002C739F" w:rsidRDefault="008E767D" w:rsidP="002C739F">
      <w:pPr>
        <w:overflowPunct w:val="0"/>
        <w:ind w:firstLineChars="50" w:firstLine="111"/>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当該利用者及び当該他の指定障害福祉サービス等を提供した指定障害福祉サービス事業　</w:t>
      </w:r>
    </w:p>
    <w:p w:rsidR="008E767D" w:rsidRPr="008E767D" w:rsidRDefault="008E767D" w:rsidP="002C739F">
      <w:pPr>
        <w:overflowPunct w:val="0"/>
        <w:ind w:firstLineChars="50" w:firstLine="111"/>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者等に通知するものとする。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（緊急時及び事故発生時等における対応方法）</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第１</w:t>
      </w:r>
      <w:r w:rsidR="00262C5D">
        <w:rPr>
          <w:rFonts w:ascii="HGS明朝B" w:eastAsia="HGS明朝B" w:hAnsi="Times New Roman" w:cs="ＭＳ 明朝" w:hint="eastAsia"/>
          <w:color w:val="000000"/>
          <w:kern w:val="0"/>
          <w:sz w:val="22"/>
        </w:rPr>
        <w:t>６</w:t>
      </w:r>
      <w:r w:rsidRPr="008E767D">
        <w:rPr>
          <w:rFonts w:ascii="HGS明朝B" w:eastAsia="HGS明朝B" w:hAnsi="Times New Roman" w:cs="ＭＳ 明朝" w:hint="eastAsia"/>
          <w:color w:val="000000"/>
          <w:kern w:val="0"/>
          <w:sz w:val="22"/>
        </w:rPr>
        <w:t xml:space="preserve">条　事業者は、指定就労継続支援Ｂ型又は指定就労移行支援の提供を行っていると　</w:t>
      </w:r>
    </w:p>
    <w:p w:rsidR="002C739F" w:rsidRDefault="008E767D" w:rsidP="002C739F">
      <w:pPr>
        <w:overflowPunct w:val="0"/>
        <w:ind w:firstLineChars="50" w:firstLine="111"/>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きに利用者に病状の急変が生じた場合その他必要な場合は、直ちに協力医療機関（</w:t>
      </w:r>
      <w:r w:rsidR="002C739F">
        <w:rPr>
          <w:rFonts w:ascii="HGS明朝B" w:eastAsia="HGS明朝B" w:hAnsi="Times New Roman" w:cs="ＭＳ 明朝" w:hint="eastAsia"/>
          <w:color w:val="000000"/>
          <w:kern w:val="0"/>
          <w:sz w:val="22"/>
        </w:rPr>
        <w:t>大門</w:t>
      </w:r>
    </w:p>
    <w:p w:rsidR="002C739F" w:rsidRDefault="002C739F" w:rsidP="002C739F">
      <w:pPr>
        <w:overflowPunct w:val="0"/>
        <w:ind w:firstLineChars="50" w:firstLine="111"/>
        <w:textAlignment w:val="baseline"/>
        <w:rPr>
          <w:rFonts w:ascii="HGS明朝B" w:eastAsia="HGS明朝B" w:hAnsi="Times New Roman" w:cs="ＭＳ 明朝"/>
          <w:color w:val="000000"/>
          <w:kern w:val="0"/>
          <w:sz w:val="22"/>
        </w:rPr>
      </w:pPr>
      <w:r>
        <w:rPr>
          <w:rFonts w:ascii="HGS明朝B" w:eastAsia="HGS明朝B" w:hAnsi="Times New Roman" w:cs="ＭＳ 明朝" w:hint="eastAsia"/>
          <w:color w:val="000000"/>
          <w:kern w:val="0"/>
          <w:sz w:val="22"/>
        </w:rPr>
        <w:t>あかつき病院</w:t>
      </w:r>
      <w:r w:rsidR="008E767D" w:rsidRPr="008E767D">
        <w:rPr>
          <w:rFonts w:ascii="HGS明朝B" w:eastAsia="HGS明朝B" w:hAnsi="Times New Roman" w:cs="ＭＳ 明朝" w:hint="eastAsia"/>
          <w:color w:val="000000"/>
          <w:kern w:val="0"/>
          <w:sz w:val="22"/>
        </w:rPr>
        <w:t>）又は利用者の主治医（以下「協力医療期間等」という。）への連絡を行</w:t>
      </w:r>
    </w:p>
    <w:p w:rsidR="008E767D" w:rsidRPr="008E767D" w:rsidRDefault="008E767D" w:rsidP="002C739F">
      <w:pPr>
        <w:overflowPunct w:val="0"/>
        <w:ind w:firstLineChars="50" w:firstLine="111"/>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う等の必要な措置を講ずるとともに、管理者に報告するものとする。</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２　事業者は、協力医療期間等への連絡等が困難な場合には、他の医療機関への連絡を行　</w:t>
      </w:r>
    </w:p>
    <w:p w:rsidR="008E767D" w:rsidRPr="008E767D" w:rsidRDefault="008E767D" w:rsidP="002C739F">
      <w:pPr>
        <w:overflowPunct w:val="0"/>
        <w:ind w:firstLineChars="50" w:firstLine="111"/>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う等の必要な措置を講ずるものとする。</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３　事業者は、指定就労継続支援Ｂ型又は指定就労移行支援の提供により事故が発生した　</w:t>
      </w:r>
      <w:r w:rsidR="002C739F">
        <w:rPr>
          <w:rFonts w:ascii="HGS明朝B" w:eastAsia="HGS明朝B" w:hAnsi="Times New Roman" w:cs="ＭＳ 明朝" w:hint="eastAsia"/>
          <w:color w:val="000000"/>
          <w:kern w:val="0"/>
          <w:sz w:val="22"/>
        </w:rPr>
        <w:t xml:space="preserve"> </w:t>
      </w:r>
    </w:p>
    <w:p w:rsidR="002C739F" w:rsidRDefault="008E767D" w:rsidP="002C739F">
      <w:pPr>
        <w:overflowPunct w:val="0"/>
        <w:ind w:firstLineChars="50" w:firstLine="111"/>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ときは、速やかに利用者の家族等に連絡し、岡山県及び関係市町村に報告するとともに、　</w:t>
      </w:r>
    </w:p>
    <w:p w:rsidR="008E767D" w:rsidRPr="008E767D" w:rsidRDefault="008E767D" w:rsidP="002C739F">
      <w:pPr>
        <w:overflowPunct w:val="0"/>
        <w:ind w:firstLineChars="50" w:firstLine="111"/>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必要な措置を講じるものとする。</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４　事業者は、指定就労継続支援Ｂ型又は指定就労移行支援の提供により賠償すべき事故　</w:t>
      </w:r>
    </w:p>
    <w:p w:rsidR="008E767D" w:rsidRPr="008E767D" w:rsidRDefault="008E767D" w:rsidP="002C739F">
      <w:pPr>
        <w:overflowPunct w:val="0"/>
        <w:ind w:firstLineChars="50" w:firstLine="111"/>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が発生したときは、速やかに損害を賠償するものとする。</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５　事業者は、緊急時及び事故発生時に際して採った処置については、記録するものと</w:t>
      </w:r>
      <w:proofErr w:type="gramStart"/>
      <w:r w:rsidRPr="008E767D">
        <w:rPr>
          <w:rFonts w:ascii="HGS明朝B" w:eastAsia="HGS明朝B" w:hAnsi="Times New Roman" w:cs="ＭＳ 明朝" w:hint="eastAsia"/>
          <w:color w:val="000000"/>
          <w:kern w:val="0"/>
          <w:sz w:val="22"/>
        </w:rPr>
        <w:t>す</w:t>
      </w:r>
      <w:proofErr w:type="gramEnd"/>
      <w:r w:rsidRPr="008E767D">
        <w:rPr>
          <w:rFonts w:ascii="HGS明朝B" w:eastAsia="HGS明朝B" w:hAnsi="Times New Roman" w:cs="ＭＳ 明朝" w:hint="eastAsia"/>
          <w:color w:val="000000"/>
          <w:kern w:val="0"/>
          <w:sz w:val="22"/>
        </w:rPr>
        <w:t xml:space="preserve">　</w:t>
      </w:r>
    </w:p>
    <w:p w:rsidR="008E767D" w:rsidRPr="008E767D" w:rsidRDefault="008E767D" w:rsidP="002C739F">
      <w:pPr>
        <w:overflowPunct w:val="0"/>
        <w:ind w:firstLineChars="50" w:firstLine="111"/>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（非常災害対策）</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第１</w:t>
      </w:r>
      <w:r w:rsidR="00262C5D">
        <w:rPr>
          <w:rFonts w:ascii="HGS明朝B" w:eastAsia="HGS明朝B" w:hAnsi="Times New Roman" w:cs="ＭＳ 明朝" w:hint="eastAsia"/>
          <w:color w:val="000000"/>
          <w:kern w:val="0"/>
          <w:sz w:val="22"/>
        </w:rPr>
        <w:t>７</w:t>
      </w:r>
      <w:r w:rsidRPr="008E767D">
        <w:rPr>
          <w:rFonts w:ascii="HGS明朝B" w:eastAsia="HGS明朝B" w:hAnsi="Times New Roman" w:cs="ＭＳ 明朝" w:hint="eastAsia"/>
          <w:color w:val="000000"/>
          <w:kern w:val="0"/>
          <w:sz w:val="22"/>
        </w:rPr>
        <w:t>条　事業者は、消火設備その他の非常災害に対して必要な設備を備えるものと</w:t>
      </w:r>
      <w:proofErr w:type="gramStart"/>
      <w:r w:rsidRPr="008E767D">
        <w:rPr>
          <w:rFonts w:ascii="HGS明朝B" w:eastAsia="HGS明朝B" w:hAnsi="Times New Roman" w:cs="ＭＳ 明朝" w:hint="eastAsia"/>
          <w:color w:val="000000"/>
          <w:kern w:val="0"/>
          <w:sz w:val="22"/>
        </w:rPr>
        <w:t>す</w:t>
      </w:r>
      <w:proofErr w:type="gramEnd"/>
    </w:p>
    <w:p w:rsidR="002C739F" w:rsidRDefault="008E767D" w:rsidP="002C739F">
      <w:pPr>
        <w:overflowPunct w:val="0"/>
        <w:ind w:firstLineChars="50" w:firstLine="111"/>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る。</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２　事業者は、利用者の障害の状況及び地域の自然的・社会的条件を踏まえ、想定される　</w:t>
      </w:r>
    </w:p>
    <w:p w:rsidR="002C739F" w:rsidRDefault="008E767D" w:rsidP="002C739F">
      <w:pPr>
        <w:overflowPunct w:val="0"/>
        <w:ind w:firstLineChars="50" w:firstLine="111"/>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非常災害の種類ごとに、その規模及び被害想定の程度に応じた非常災害への対応に関す　</w:t>
      </w:r>
    </w:p>
    <w:p w:rsidR="002C739F" w:rsidRDefault="008E767D" w:rsidP="002C739F">
      <w:pPr>
        <w:overflowPunct w:val="0"/>
        <w:ind w:firstLineChars="50" w:firstLine="111"/>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る具体的計画を策定するとともに、非常災害時の関係機関への通報及び関係者との連絡　</w:t>
      </w:r>
    </w:p>
    <w:p w:rsidR="008E767D" w:rsidRPr="008E767D" w:rsidRDefault="008E767D" w:rsidP="002C739F">
      <w:pPr>
        <w:overflowPunct w:val="0"/>
        <w:ind w:firstLineChars="50" w:firstLine="111"/>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lastRenderedPageBreak/>
        <w:t>の体制を整備し、それらの内容を定期的に職員に周知するものとする。</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３　事業者は、非常災害に備えるため、前項の計画に従い、避難又は救出に係る訓練その　</w:t>
      </w:r>
    </w:p>
    <w:p w:rsidR="008E767D" w:rsidRPr="008E767D" w:rsidRDefault="008E767D" w:rsidP="002C739F">
      <w:pPr>
        <w:overflowPunct w:val="0"/>
        <w:ind w:firstLineChars="50" w:firstLine="111"/>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他必要な訓練を、その実効性を確保しつつ、定期的に行うものとする。</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４　事業者は、非常災害時における利用者等の安全の確保が図られるよう、あらかじめ、　</w:t>
      </w:r>
    </w:p>
    <w:p w:rsidR="002C739F" w:rsidRDefault="008E767D" w:rsidP="002C739F">
      <w:pPr>
        <w:overflowPunct w:val="0"/>
        <w:ind w:firstLineChars="50" w:firstLine="111"/>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市町村、近隣住民、障害福祉サービス事業を行う者その他の保健医療サービス又は福祉　</w:t>
      </w:r>
    </w:p>
    <w:p w:rsidR="002C739F" w:rsidRDefault="008E767D" w:rsidP="002C739F">
      <w:pPr>
        <w:overflowPunct w:val="0"/>
        <w:ind w:firstLineChars="50" w:firstLine="111"/>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サービスを提供する者等と相互に支援及び協力を行うための体制の整備に努めるものと　</w:t>
      </w:r>
      <w:r w:rsidR="002C739F">
        <w:rPr>
          <w:rFonts w:ascii="HGS明朝B" w:eastAsia="HGS明朝B" w:hAnsi="Times New Roman" w:cs="ＭＳ 明朝" w:hint="eastAsia"/>
          <w:color w:val="000000"/>
          <w:kern w:val="0"/>
          <w:sz w:val="22"/>
        </w:rPr>
        <w:t xml:space="preserve"> </w:t>
      </w:r>
    </w:p>
    <w:p w:rsidR="008E767D" w:rsidRPr="008E767D" w:rsidRDefault="008E767D" w:rsidP="002C739F">
      <w:pPr>
        <w:overflowPunct w:val="0"/>
        <w:ind w:firstLineChars="50" w:firstLine="111"/>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する。</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５　事業者は、非常災害時において、障害者、高齢者、乳幼児等特に配慮を要する者の支　</w:t>
      </w:r>
    </w:p>
    <w:p w:rsidR="008E767D" w:rsidRPr="008E767D" w:rsidRDefault="008E767D" w:rsidP="002C739F">
      <w:pPr>
        <w:overflowPunct w:val="0"/>
        <w:ind w:firstLineChars="50" w:firstLine="111"/>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援（受入）に努めるものとする。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（苦情解決）</w:t>
      </w:r>
    </w:p>
    <w:p w:rsidR="002C739F" w:rsidRDefault="008E767D" w:rsidP="008E767D">
      <w:pPr>
        <w:overflowPunct w:val="0"/>
        <w:jc w:val="left"/>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第１</w:t>
      </w:r>
      <w:r w:rsidR="00262C5D">
        <w:rPr>
          <w:rFonts w:ascii="HGS明朝B" w:eastAsia="HGS明朝B" w:hAnsi="Times New Roman" w:cs="ＭＳ 明朝" w:hint="eastAsia"/>
          <w:color w:val="000000"/>
          <w:kern w:val="0"/>
          <w:sz w:val="22"/>
        </w:rPr>
        <w:t>８</w:t>
      </w:r>
      <w:r w:rsidRPr="008E767D">
        <w:rPr>
          <w:rFonts w:ascii="HGS明朝B" w:eastAsia="HGS明朝B" w:hAnsi="Times New Roman" w:cs="ＭＳ 明朝" w:hint="eastAsia"/>
          <w:color w:val="000000"/>
          <w:kern w:val="0"/>
          <w:sz w:val="22"/>
        </w:rPr>
        <w:t>条　事業者は、提供した指定就労継続支援Ｂ型又は指定就労移行支援に関する利</w:t>
      </w:r>
    </w:p>
    <w:p w:rsidR="002C739F" w:rsidRDefault="008E767D" w:rsidP="002C739F">
      <w:pPr>
        <w:overflowPunct w:val="0"/>
        <w:ind w:firstLineChars="50" w:firstLine="111"/>
        <w:jc w:val="left"/>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用者及びその家族（以下「利用者等」という。）からの苦情に迅速かつ適切に対応する</w:t>
      </w:r>
    </w:p>
    <w:p w:rsidR="008E767D" w:rsidRPr="008E767D" w:rsidRDefault="008E767D" w:rsidP="002C739F">
      <w:pPr>
        <w:overflowPunct w:val="0"/>
        <w:ind w:firstLineChars="50" w:firstLine="111"/>
        <w:jc w:val="left"/>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ために、苦情を受け付けるための窓口を設置するものとする。</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２　事業者は、提供した指定就労継続支援Ｂ型又は指定就労移行支援に関し、法第１０条　</w:t>
      </w:r>
    </w:p>
    <w:p w:rsidR="002C739F" w:rsidRDefault="008E767D" w:rsidP="002C739F">
      <w:pPr>
        <w:overflowPunct w:val="0"/>
        <w:ind w:firstLineChars="50" w:firstLine="111"/>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第１項又は第４８条第１項の規程により、岡山県又は市町村から指導又は助言を受けた　</w:t>
      </w:r>
    </w:p>
    <w:p w:rsidR="008E767D" w:rsidRPr="008E767D" w:rsidRDefault="008E767D" w:rsidP="002C739F">
      <w:pPr>
        <w:overflowPunct w:val="0"/>
        <w:ind w:firstLineChars="50" w:firstLine="111"/>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場合は、当該指導又は助言に従って必要な改善を行うものとする。</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３　事業者は、社会福祉法（昭和２６年法律第４５号）第８３条に規定する運営適正化委　</w:t>
      </w:r>
    </w:p>
    <w:p w:rsidR="002C739F" w:rsidRDefault="008E767D" w:rsidP="002C739F">
      <w:pPr>
        <w:overflowPunct w:val="0"/>
        <w:ind w:firstLineChars="50" w:firstLine="111"/>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員会が同法第８５条の規定により行う調査又はあっせんにできる限り協力するものと</w:t>
      </w:r>
      <w:proofErr w:type="gramStart"/>
      <w:r w:rsidRPr="008E767D">
        <w:rPr>
          <w:rFonts w:ascii="HGS明朝B" w:eastAsia="HGS明朝B" w:hAnsi="Times New Roman" w:cs="ＭＳ 明朝" w:hint="eastAsia"/>
          <w:color w:val="000000"/>
          <w:kern w:val="0"/>
          <w:sz w:val="22"/>
        </w:rPr>
        <w:t>す</w:t>
      </w:r>
      <w:proofErr w:type="gramEnd"/>
      <w:r w:rsidRPr="008E767D">
        <w:rPr>
          <w:rFonts w:ascii="HGS明朝B" w:eastAsia="HGS明朝B" w:hAnsi="Times New Roman" w:cs="ＭＳ 明朝" w:hint="eastAsia"/>
          <w:color w:val="000000"/>
          <w:kern w:val="0"/>
          <w:sz w:val="22"/>
        </w:rPr>
        <w:t xml:space="preserve">　</w:t>
      </w:r>
    </w:p>
    <w:p w:rsidR="008E767D" w:rsidRPr="008E767D" w:rsidRDefault="008E767D" w:rsidP="002C739F">
      <w:pPr>
        <w:overflowPunct w:val="0"/>
        <w:ind w:firstLineChars="50" w:firstLine="111"/>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（個人情報の保護）</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第１</w:t>
      </w:r>
      <w:r w:rsidR="00262C5D">
        <w:rPr>
          <w:rFonts w:ascii="HGS明朝B" w:eastAsia="HGS明朝B" w:hAnsi="Times New Roman" w:cs="ＭＳ 明朝" w:hint="eastAsia"/>
          <w:color w:val="000000"/>
          <w:kern w:val="0"/>
          <w:sz w:val="22"/>
        </w:rPr>
        <w:t>９</w:t>
      </w:r>
      <w:r w:rsidRPr="008E767D">
        <w:rPr>
          <w:rFonts w:ascii="HGS明朝B" w:eastAsia="HGS明朝B" w:hAnsi="Times New Roman" w:cs="ＭＳ 明朝" w:hint="eastAsia"/>
          <w:color w:val="000000"/>
          <w:kern w:val="0"/>
          <w:sz w:val="22"/>
        </w:rPr>
        <w:t xml:space="preserve">条　事業者は、その業務上知り得た利用者等の個人情報については、個人情報の保　</w:t>
      </w:r>
    </w:p>
    <w:p w:rsidR="008E767D" w:rsidRPr="008E767D" w:rsidRDefault="008E767D" w:rsidP="002C739F">
      <w:pPr>
        <w:overflowPunct w:val="0"/>
        <w:ind w:leftChars="50" w:left="106"/>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 xml:space="preserve">護に関する法律（平成１５年法律第５７号）その他関係法令等を遵守し、適正に取り扱　</w:t>
      </w:r>
      <w:proofErr w:type="gramStart"/>
      <w:r w:rsidRPr="008E767D">
        <w:rPr>
          <w:rFonts w:ascii="HGS明朝B" w:eastAsia="HGS明朝B" w:hAnsi="Times New Roman" w:cs="ＭＳ 明朝" w:hint="eastAsia"/>
          <w:color w:val="000000"/>
          <w:kern w:val="0"/>
          <w:sz w:val="22"/>
        </w:rPr>
        <w:t>う</w:t>
      </w:r>
      <w:proofErr w:type="gramEnd"/>
      <w:r w:rsidRPr="008E767D">
        <w:rPr>
          <w:rFonts w:ascii="HGS明朝B" w:eastAsia="HGS明朝B" w:hAnsi="Times New Roman" w:cs="ＭＳ 明朝" w:hint="eastAsia"/>
          <w:color w:val="000000"/>
          <w:kern w:val="0"/>
          <w:sz w:val="22"/>
        </w:rPr>
        <w:t>ものとする。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２　職員は、その業務上知り得た利用者等の秘密を保持するものとする。</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３　事業者は、職員であった者に、業務上知り得た利用者等の秘密を保持するため、職員　</w:t>
      </w:r>
    </w:p>
    <w:p w:rsidR="008E767D" w:rsidRPr="008E767D" w:rsidRDefault="008E767D" w:rsidP="002C739F">
      <w:pPr>
        <w:overflowPunct w:val="0"/>
        <w:ind w:leftChars="50" w:left="106"/>
        <w:textAlignment w:val="baseline"/>
        <w:rPr>
          <w:rFonts w:ascii="HGS明朝B" w:eastAsia="HGS明朝B" w:hAnsi="Times New Roman" w:cs="Times New Roman" w:hint="eastAsia"/>
          <w:color w:val="000000"/>
          <w:spacing w:val="2"/>
          <w:kern w:val="0"/>
          <w:sz w:val="22"/>
        </w:rPr>
      </w:pPr>
      <w:proofErr w:type="gramStart"/>
      <w:r w:rsidRPr="008E767D">
        <w:rPr>
          <w:rFonts w:ascii="HGS明朝B" w:eastAsia="HGS明朝B" w:hAnsi="Times New Roman" w:cs="ＭＳ 明朝" w:hint="eastAsia"/>
          <w:color w:val="000000"/>
          <w:kern w:val="0"/>
          <w:sz w:val="22"/>
        </w:rPr>
        <w:t>でなく</w:t>
      </w:r>
      <w:proofErr w:type="gramEnd"/>
      <w:r w:rsidRPr="008E767D">
        <w:rPr>
          <w:rFonts w:ascii="HGS明朝B" w:eastAsia="HGS明朝B" w:hAnsi="Times New Roman" w:cs="ＭＳ 明朝" w:hint="eastAsia"/>
          <w:color w:val="000000"/>
          <w:kern w:val="0"/>
          <w:sz w:val="22"/>
        </w:rPr>
        <w:t>なった後においてもこれらの秘密を保持すべき旨を、職員との雇用契約の内容と　するものとする。</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４　事業者は、他の障害福祉サービス事業者等に対して、利用者等に関する情報を提供す　</w:t>
      </w:r>
    </w:p>
    <w:p w:rsidR="008E767D" w:rsidRPr="008E767D" w:rsidRDefault="008E767D" w:rsidP="002C739F">
      <w:pPr>
        <w:overflowPunct w:val="0"/>
        <w:ind w:firstLineChars="50" w:firstLine="111"/>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る際は、あらかじめ文書により利用者等の同意を得るものとする。</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５　事業者は、利用者又はその家族から当該利用者にかかる指定就労継続支援Ｂ型又は指　</w:t>
      </w:r>
    </w:p>
    <w:p w:rsidR="002C739F" w:rsidRDefault="008E767D" w:rsidP="002C739F">
      <w:pPr>
        <w:overflowPunct w:val="0"/>
        <w:ind w:firstLineChars="50" w:firstLine="111"/>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定就労移行支援の提供に関する記録の提示を求められた場合は、当該利用者の不利益に　</w:t>
      </w:r>
    </w:p>
    <w:p w:rsidR="008E767D" w:rsidRPr="008E767D" w:rsidRDefault="008E767D" w:rsidP="002C739F">
      <w:pPr>
        <w:overflowPunct w:val="0"/>
        <w:ind w:firstLineChars="50" w:firstLine="111"/>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ならない範囲において可能な限り開示するものとする。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（虐待の防止及び早期発見並びに虐待があった場合の対応）</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第</w:t>
      </w:r>
      <w:r w:rsidR="00262C5D">
        <w:rPr>
          <w:rFonts w:ascii="HGS明朝B" w:eastAsia="HGS明朝B" w:hAnsi="Times New Roman" w:cs="ＭＳ 明朝" w:hint="eastAsia"/>
          <w:color w:val="000000"/>
          <w:kern w:val="0"/>
          <w:sz w:val="22"/>
        </w:rPr>
        <w:t>２０</w:t>
      </w:r>
      <w:r w:rsidRPr="008E767D">
        <w:rPr>
          <w:rFonts w:ascii="HGS明朝B" w:eastAsia="HGS明朝B" w:hAnsi="Times New Roman" w:cs="ＭＳ 明朝" w:hint="eastAsia"/>
          <w:color w:val="000000"/>
          <w:kern w:val="0"/>
          <w:sz w:val="22"/>
        </w:rPr>
        <w:t xml:space="preserve">条　事業者は、利用者の人権の擁護、虐待の防止等のため、次の措置を講ずるよう　</w:t>
      </w:r>
    </w:p>
    <w:p w:rsidR="002C739F" w:rsidRDefault="008E767D" w:rsidP="002C739F">
      <w:pPr>
        <w:overflowPunct w:val="0"/>
        <w:ind w:firstLineChars="50" w:firstLine="111"/>
        <w:textAlignment w:val="baseline"/>
        <w:rPr>
          <w:rFonts w:ascii="HGS明朝B" w:eastAsia="HGS明朝B" w:hAnsi="Times New Roman" w:cs="Times New Roman"/>
          <w:color w:val="000000"/>
          <w:spacing w:val="2"/>
          <w:kern w:val="0"/>
          <w:sz w:val="22"/>
        </w:rPr>
      </w:pPr>
      <w:r w:rsidRPr="008E767D">
        <w:rPr>
          <w:rFonts w:ascii="HGS明朝B" w:eastAsia="HGS明朝B" w:hAnsi="Times New Roman" w:cs="ＭＳ 明朝" w:hint="eastAsia"/>
          <w:color w:val="000000"/>
          <w:kern w:val="0"/>
          <w:sz w:val="22"/>
        </w:rPr>
        <w:t>努めるものとする。</w:t>
      </w:r>
    </w:p>
    <w:p w:rsidR="008E767D" w:rsidRPr="002C739F" w:rsidRDefault="008E767D" w:rsidP="002C739F">
      <w:pPr>
        <w:pStyle w:val="a3"/>
        <w:numPr>
          <w:ilvl w:val="0"/>
          <w:numId w:val="7"/>
        </w:numPr>
        <w:overflowPunct w:val="0"/>
        <w:ind w:leftChars="0"/>
        <w:textAlignment w:val="baseline"/>
        <w:rPr>
          <w:rFonts w:ascii="HGS明朝B" w:eastAsia="HGS明朝B" w:hAnsi="Times New Roman" w:cs="ＭＳ 明朝"/>
          <w:color w:val="000000"/>
          <w:kern w:val="0"/>
          <w:sz w:val="22"/>
        </w:rPr>
      </w:pPr>
      <w:r w:rsidRPr="002C739F">
        <w:rPr>
          <w:rFonts w:ascii="HGS明朝B" w:eastAsia="HGS明朝B" w:hAnsi="Times New Roman" w:cs="ＭＳ 明朝" w:hint="eastAsia"/>
          <w:color w:val="000000"/>
          <w:kern w:val="0"/>
          <w:sz w:val="22"/>
        </w:rPr>
        <w:t>虐待の防止及び早期発見・早期対応に関する責任者の選定及び設置</w:t>
      </w:r>
    </w:p>
    <w:p w:rsidR="008E767D" w:rsidRPr="002C739F" w:rsidRDefault="008E767D" w:rsidP="002C739F">
      <w:pPr>
        <w:pStyle w:val="a3"/>
        <w:numPr>
          <w:ilvl w:val="0"/>
          <w:numId w:val="7"/>
        </w:numPr>
        <w:overflowPunct w:val="0"/>
        <w:ind w:leftChars="0"/>
        <w:textAlignment w:val="baseline"/>
        <w:rPr>
          <w:rFonts w:ascii="HGS明朝B" w:eastAsia="HGS明朝B" w:hAnsi="Times New Roman" w:cs="Times New Roman"/>
          <w:color w:val="000000"/>
          <w:spacing w:val="2"/>
          <w:kern w:val="0"/>
          <w:sz w:val="22"/>
        </w:rPr>
      </w:pPr>
      <w:r w:rsidRPr="002C739F">
        <w:rPr>
          <w:rFonts w:ascii="HGS明朝B" w:eastAsia="HGS明朝B" w:hAnsi="Times New Roman" w:cs="ＭＳ 明朝" w:hint="eastAsia"/>
          <w:color w:val="000000"/>
          <w:kern w:val="0"/>
          <w:sz w:val="22"/>
        </w:rPr>
        <w:t>虐待を受けたと思われる利用者等を発見した場合の自治体への速やかな通報及</w:t>
      </w:r>
      <w:r w:rsidRPr="002C739F">
        <w:rPr>
          <w:rFonts w:ascii="HGS明朝B" w:eastAsia="HGS明朝B" w:hAnsi="Times New Roman" w:cs="ＭＳ 明朝" w:hint="eastAsia"/>
          <w:color w:val="000000"/>
          <w:kern w:val="0"/>
          <w:sz w:val="22"/>
        </w:rPr>
        <w:lastRenderedPageBreak/>
        <w:t>び必要な措置の実施並びに自治体が行う調査への協力</w:t>
      </w:r>
    </w:p>
    <w:p w:rsidR="008E767D" w:rsidRPr="002C739F" w:rsidRDefault="008E767D" w:rsidP="008E767D">
      <w:pPr>
        <w:pStyle w:val="a3"/>
        <w:numPr>
          <w:ilvl w:val="0"/>
          <w:numId w:val="7"/>
        </w:numPr>
        <w:overflowPunct w:val="0"/>
        <w:ind w:leftChars="0"/>
        <w:textAlignment w:val="baseline"/>
        <w:rPr>
          <w:rFonts w:ascii="HGS明朝B" w:eastAsia="HGS明朝B" w:hAnsi="Times New Roman" w:cs="Times New Roman"/>
          <w:color w:val="000000"/>
          <w:spacing w:val="2"/>
          <w:kern w:val="0"/>
          <w:sz w:val="22"/>
        </w:rPr>
      </w:pPr>
      <w:r w:rsidRPr="002C739F">
        <w:rPr>
          <w:rFonts w:ascii="HGS明朝B" w:eastAsia="HGS明朝B" w:hAnsi="Times New Roman" w:cs="ＭＳ 明朝" w:hint="eastAsia"/>
          <w:color w:val="000000"/>
          <w:kern w:val="0"/>
          <w:sz w:val="22"/>
        </w:rPr>
        <w:t>適正な契約手続等の支援の促進を図るため、必要に応じ、利用者の成年後見制度　　　活用への配慮</w:t>
      </w:r>
    </w:p>
    <w:p w:rsidR="008E767D" w:rsidRPr="002C739F" w:rsidRDefault="008E767D" w:rsidP="008E767D">
      <w:pPr>
        <w:pStyle w:val="a3"/>
        <w:numPr>
          <w:ilvl w:val="0"/>
          <w:numId w:val="7"/>
        </w:numPr>
        <w:overflowPunct w:val="0"/>
        <w:ind w:leftChars="0"/>
        <w:textAlignment w:val="baseline"/>
        <w:rPr>
          <w:rFonts w:ascii="HGS明朝B" w:eastAsia="HGS明朝B" w:hAnsi="Times New Roman" w:cs="Times New Roman"/>
          <w:color w:val="000000"/>
          <w:spacing w:val="2"/>
          <w:kern w:val="0"/>
          <w:sz w:val="22"/>
        </w:rPr>
      </w:pPr>
      <w:r w:rsidRPr="002C739F">
        <w:rPr>
          <w:rFonts w:ascii="HGS明朝B" w:eastAsia="HGS明朝B" w:hAnsi="Times New Roman" w:cs="ＭＳ 明朝" w:hint="eastAsia"/>
          <w:color w:val="000000"/>
          <w:kern w:val="0"/>
          <w:sz w:val="22"/>
        </w:rPr>
        <w:t>苦情解決体制の整備</w:t>
      </w:r>
    </w:p>
    <w:p w:rsidR="008E767D" w:rsidRPr="002C739F" w:rsidRDefault="008E767D" w:rsidP="008E767D">
      <w:pPr>
        <w:pStyle w:val="a3"/>
        <w:numPr>
          <w:ilvl w:val="0"/>
          <w:numId w:val="7"/>
        </w:numPr>
        <w:overflowPunct w:val="0"/>
        <w:ind w:leftChars="0"/>
        <w:textAlignment w:val="baseline"/>
        <w:rPr>
          <w:rFonts w:ascii="HGS明朝B" w:eastAsia="HGS明朝B" w:hAnsi="Times New Roman" w:cs="Times New Roman" w:hint="eastAsia"/>
          <w:color w:val="000000"/>
          <w:spacing w:val="2"/>
          <w:kern w:val="0"/>
          <w:sz w:val="22"/>
        </w:rPr>
      </w:pPr>
      <w:r w:rsidRPr="002C739F">
        <w:rPr>
          <w:rFonts w:ascii="HGS明朝B" w:eastAsia="HGS明朝B" w:hAnsi="Times New Roman" w:cs="ＭＳ 明朝" w:hint="eastAsia"/>
          <w:color w:val="000000"/>
          <w:kern w:val="0"/>
          <w:sz w:val="22"/>
        </w:rPr>
        <w:t>職員に対する虐待防止及び早期発見・早期対応を啓発・普及するための研修の実　　　施</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（その他運営に関する重要事項）</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第</w:t>
      </w:r>
      <w:r w:rsidR="00262C5D">
        <w:rPr>
          <w:rFonts w:ascii="HGS明朝B" w:eastAsia="HGS明朝B" w:hAnsi="Times New Roman" w:cs="ＭＳ 明朝" w:hint="eastAsia"/>
          <w:color w:val="000000"/>
          <w:kern w:val="0"/>
          <w:sz w:val="22"/>
        </w:rPr>
        <w:t>２１</w:t>
      </w:r>
      <w:r w:rsidRPr="008E767D">
        <w:rPr>
          <w:rFonts w:ascii="HGS明朝B" w:eastAsia="HGS明朝B" w:hAnsi="Times New Roman" w:cs="ＭＳ 明朝" w:hint="eastAsia"/>
          <w:color w:val="000000"/>
          <w:kern w:val="0"/>
          <w:sz w:val="22"/>
        </w:rPr>
        <w:t>条　事業者は、職員の資質の向上のために研修の機会を次のとおり設けるものと</w:t>
      </w:r>
    </w:p>
    <w:p w:rsidR="008E767D" w:rsidRPr="008E767D" w:rsidRDefault="008E767D" w:rsidP="002C739F">
      <w:pPr>
        <w:overflowPunct w:val="0"/>
        <w:ind w:firstLineChars="100" w:firstLine="222"/>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し、また、業務の執行体制についても検証、整備するものとする。</w:t>
      </w:r>
    </w:p>
    <w:p w:rsidR="008E767D" w:rsidRPr="002C739F" w:rsidRDefault="008E767D" w:rsidP="002C739F">
      <w:pPr>
        <w:pStyle w:val="a3"/>
        <w:numPr>
          <w:ilvl w:val="0"/>
          <w:numId w:val="8"/>
        </w:numPr>
        <w:overflowPunct w:val="0"/>
        <w:ind w:leftChars="0"/>
        <w:textAlignment w:val="baseline"/>
        <w:rPr>
          <w:rFonts w:ascii="HGS明朝B" w:eastAsia="HGS明朝B" w:hAnsi="Times New Roman" w:cs="Times New Roman"/>
          <w:color w:val="000000"/>
          <w:spacing w:val="2"/>
          <w:kern w:val="0"/>
          <w:sz w:val="22"/>
        </w:rPr>
      </w:pPr>
      <w:r w:rsidRPr="008E767D">
        <w:rPr>
          <w:rFonts w:ascii="HGS明朝B" w:eastAsia="HGS明朝B" w:hAnsi="Times New Roman" w:cs="ＭＳ 明朝" w:hint="eastAsia"/>
          <w:color w:val="000000"/>
          <w:kern w:val="0"/>
          <w:sz w:val="22"/>
        </w:rPr>
        <w:t xml:space="preserve">　採用時研修　採用後６ヶ月以内</w:t>
      </w:r>
    </w:p>
    <w:p w:rsidR="008E767D" w:rsidRPr="002C739F" w:rsidRDefault="002C739F" w:rsidP="008E767D">
      <w:pPr>
        <w:pStyle w:val="a3"/>
        <w:numPr>
          <w:ilvl w:val="0"/>
          <w:numId w:val="8"/>
        </w:numPr>
        <w:overflowPunct w:val="0"/>
        <w:ind w:leftChars="0"/>
        <w:textAlignment w:val="baseline"/>
        <w:rPr>
          <w:rFonts w:ascii="HGS明朝B" w:eastAsia="HGS明朝B" w:hAnsi="Times New Roman" w:cs="Times New Roman" w:hint="eastAsia"/>
          <w:color w:val="000000"/>
          <w:spacing w:val="2"/>
          <w:kern w:val="0"/>
          <w:sz w:val="22"/>
        </w:rPr>
      </w:pPr>
      <w:r>
        <w:rPr>
          <w:rFonts w:ascii="HGS明朝B" w:eastAsia="HGS明朝B" w:hAnsi="Times New Roman" w:cs="Times New Roman" w:hint="eastAsia"/>
          <w:color w:val="000000"/>
          <w:spacing w:val="2"/>
          <w:kern w:val="0"/>
          <w:sz w:val="22"/>
        </w:rPr>
        <w:t xml:space="preserve">　</w:t>
      </w:r>
      <w:r w:rsidR="008E767D" w:rsidRPr="002C739F">
        <w:rPr>
          <w:rFonts w:ascii="HGS明朝B" w:eastAsia="HGS明朝B" w:hAnsi="Times New Roman" w:cs="ＭＳ 明朝" w:hint="eastAsia"/>
          <w:color w:val="000000"/>
          <w:kern w:val="0"/>
          <w:sz w:val="22"/>
        </w:rPr>
        <w:t>継続研修　　年１回以上</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２　事業者は、職員、設備、備品及び会計に関する諸記録を整備するものとする。</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３　事業者は、利用者に対する指定就労継続支援Ｂ型の提供に関する諸記録を整備し、当　</w:t>
      </w:r>
    </w:p>
    <w:p w:rsidR="008E767D" w:rsidRPr="008E767D" w:rsidRDefault="008E767D" w:rsidP="002C739F">
      <w:pPr>
        <w:overflowPunct w:val="0"/>
        <w:ind w:firstLineChars="100" w:firstLine="222"/>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該指定就労継続支援Ｂ型を提供した日から５年間保存するものとする。</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４　事業者は、指定就労継続支援Ｂ型の利用について市町村若しくは指定一般相談支援事　</w:t>
      </w:r>
    </w:p>
    <w:p w:rsidR="008E767D" w:rsidRPr="008E767D" w:rsidRDefault="008E767D" w:rsidP="002C739F">
      <w:pPr>
        <w:overflowPunct w:val="0"/>
        <w:ind w:firstLineChars="100" w:firstLine="222"/>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業者又は指定特定相談支援事業者が行う連絡調整に、できる限り協力するものとする。</w:t>
      </w:r>
    </w:p>
    <w:p w:rsidR="002C739F" w:rsidRDefault="008E767D" w:rsidP="008E767D">
      <w:pPr>
        <w:overflowPunct w:val="0"/>
        <w:textAlignment w:val="baseline"/>
        <w:rPr>
          <w:rFonts w:ascii="HGS明朝B" w:eastAsia="HGS明朝B" w:hAnsi="Times New Roman" w:cs="ＭＳ 明朝"/>
          <w:color w:val="000000"/>
          <w:kern w:val="0"/>
          <w:sz w:val="22"/>
        </w:rPr>
      </w:pPr>
      <w:r w:rsidRPr="008E767D">
        <w:rPr>
          <w:rFonts w:ascii="HGS明朝B" w:eastAsia="HGS明朝B" w:hAnsi="Times New Roman" w:cs="ＭＳ 明朝" w:hint="eastAsia"/>
          <w:color w:val="000000"/>
          <w:kern w:val="0"/>
          <w:sz w:val="22"/>
        </w:rPr>
        <w:t xml:space="preserve">５　この規程に定める事項のほか、運営に関する重要事項は事業者と事業所の管理者との　</w:t>
      </w:r>
    </w:p>
    <w:p w:rsidR="008E767D" w:rsidRPr="008E767D" w:rsidRDefault="008E767D" w:rsidP="002C739F">
      <w:pPr>
        <w:overflowPunct w:val="0"/>
        <w:ind w:firstLineChars="100" w:firstLine="222"/>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協議に基づいて定めるものとする。</w:t>
      </w: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p>
    <w:p w:rsidR="008E767D" w:rsidRPr="008E767D" w:rsidRDefault="008E767D" w:rsidP="008E767D">
      <w:pPr>
        <w:overflowPunct w:val="0"/>
        <w:textAlignment w:val="baseline"/>
        <w:rPr>
          <w:rFonts w:ascii="HGS明朝B" w:eastAsia="HGS明朝B" w:hAnsi="Times New Roman" w:cs="Times New Roman" w:hint="eastAsia"/>
          <w:color w:val="000000"/>
          <w:spacing w:val="2"/>
          <w:kern w:val="0"/>
          <w:sz w:val="22"/>
        </w:rPr>
      </w:pPr>
      <w:r w:rsidRPr="008E767D">
        <w:rPr>
          <w:rFonts w:ascii="HGS明朝B" w:eastAsia="HGS明朝B" w:hAnsi="Times New Roman" w:cs="ＭＳ 明朝" w:hint="eastAsia"/>
          <w:color w:val="000000"/>
          <w:kern w:val="0"/>
          <w:sz w:val="22"/>
        </w:rPr>
        <w:t>附　則　この規程は平成</w:t>
      </w:r>
      <w:r w:rsidR="002C739F">
        <w:rPr>
          <w:rFonts w:ascii="HGS明朝B" w:eastAsia="HGS明朝B" w:hAnsi="Times New Roman" w:cs="ＭＳ 明朝" w:hint="eastAsia"/>
          <w:color w:val="000000"/>
          <w:kern w:val="0"/>
          <w:sz w:val="22"/>
        </w:rPr>
        <w:t>３０</w:t>
      </w:r>
      <w:r w:rsidRPr="008E767D">
        <w:rPr>
          <w:rFonts w:ascii="HGS明朝B" w:eastAsia="HGS明朝B" w:hAnsi="Times New Roman" w:cs="ＭＳ 明朝" w:hint="eastAsia"/>
          <w:color w:val="000000"/>
          <w:kern w:val="0"/>
          <w:sz w:val="22"/>
        </w:rPr>
        <w:t>年</w:t>
      </w:r>
      <w:r w:rsidR="002C739F">
        <w:rPr>
          <w:rFonts w:ascii="HGS明朝B" w:eastAsia="HGS明朝B" w:hAnsi="Times New Roman" w:cs="ＭＳ 明朝" w:hint="eastAsia"/>
          <w:color w:val="000000"/>
          <w:kern w:val="0"/>
          <w:sz w:val="22"/>
        </w:rPr>
        <w:t>７</w:t>
      </w:r>
      <w:r w:rsidRPr="008E767D">
        <w:rPr>
          <w:rFonts w:ascii="HGS明朝B" w:eastAsia="HGS明朝B" w:hAnsi="Times New Roman" w:cs="ＭＳ 明朝" w:hint="eastAsia"/>
          <w:color w:val="000000"/>
          <w:kern w:val="0"/>
          <w:sz w:val="22"/>
        </w:rPr>
        <w:t>月</w:t>
      </w:r>
      <w:r w:rsidR="002C739F">
        <w:rPr>
          <w:rFonts w:ascii="HGS明朝B" w:eastAsia="HGS明朝B" w:hAnsi="Times New Roman" w:cs="ＭＳ 明朝" w:hint="eastAsia"/>
          <w:color w:val="000000"/>
          <w:kern w:val="0"/>
          <w:sz w:val="22"/>
        </w:rPr>
        <w:t>１</w:t>
      </w:r>
      <w:r w:rsidRPr="008E767D">
        <w:rPr>
          <w:rFonts w:ascii="HGS明朝B" w:eastAsia="HGS明朝B" w:hAnsi="Times New Roman" w:cs="ＭＳ 明朝" w:hint="eastAsia"/>
          <w:color w:val="000000"/>
          <w:kern w:val="0"/>
          <w:sz w:val="22"/>
        </w:rPr>
        <w:t>日から施行する。</w:t>
      </w:r>
    </w:p>
    <w:p w:rsidR="00262C5D" w:rsidRPr="008E767D" w:rsidRDefault="00262C5D"/>
    <w:sectPr w:rsidR="00262C5D" w:rsidRPr="008E767D" w:rsidSect="008E767D">
      <w:pgSz w:w="11906" w:h="16838"/>
      <w:pgMar w:top="1700" w:right="1558" w:bottom="1700" w:left="1560" w:header="720" w:footer="720" w:gutter="0"/>
      <w:pgNumType w:start="1"/>
      <w:cols w:space="720"/>
      <w:noEndnote/>
      <w:docGrid w:type="linesAndChars" w:linePitch="335"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1302" w:rsidRDefault="00D91302">
      <w:r>
        <w:separator/>
      </w:r>
    </w:p>
  </w:endnote>
  <w:endnote w:type="continuationSeparator" w:id="0">
    <w:p w:rsidR="00D91302" w:rsidRDefault="00D91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HGS明朝B">
    <w:panose1 w:val="02020800000000000000"/>
    <w:charset w:val="80"/>
    <w:family w:val="roman"/>
    <w:pitch w:val="variable"/>
    <w:sig w:usb0="80000281" w:usb1="28C76CF8" w:usb2="00000010" w:usb3="00000000" w:csb0="00020000"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1302" w:rsidRDefault="00D91302">
      <w:r>
        <w:separator/>
      </w:r>
    </w:p>
  </w:footnote>
  <w:footnote w:type="continuationSeparator" w:id="0">
    <w:p w:rsidR="00D91302" w:rsidRDefault="00D913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0C59CB"/>
    <w:multiLevelType w:val="hybridMultilevel"/>
    <w:tmpl w:val="1CE60D26"/>
    <w:lvl w:ilvl="0" w:tplc="14BE2ABE">
      <w:start w:val="2"/>
      <w:numFmt w:val="decimalFullWidth"/>
      <w:lvlText w:val="（%1）"/>
      <w:lvlJc w:val="left"/>
      <w:pPr>
        <w:ind w:left="942"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6054B63"/>
    <w:multiLevelType w:val="hybridMultilevel"/>
    <w:tmpl w:val="49469652"/>
    <w:lvl w:ilvl="0" w:tplc="CBBEC27A">
      <w:start w:val="1"/>
      <w:numFmt w:val="iroha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 w15:restartNumberingAfterBreak="0">
    <w:nsid w:val="526072AE"/>
    <w:multiLevelType w:val="hybridMultilevel"/>
    <w:tmpl w:val="0090DA5E"/>
    <w:lvl w:ilvl="0" w:tplc="30E8969A">
      <w:start w:val="1"/>
      <w:numFmt w:val="aiueoFullWidth"/>
      <w:lvlText w:val="（%1）"/>
      <w:lvlJc w:val="left"/>
      <w:pPr>
        <w:ind w:left="945" w:hanging="72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3" w15:restartNumberingAfterBreak="0">
    <w:nsid w:val="57BC0AB9"/>
    <w:multiLevelType w:val="hybridMultilevel"/>
    <w:tmpl w:val="0090DA5E"/>
    <w:lvl w:ilvl="0" w:tplc="30E8969A">
      <w:start w:val="1"/>
      <w:numFmt w:val="aiueoFullWidth"/>
      <w:lvlText w:val="（%1）"/>
      <w:lvlJc w:val="left"/>
      <w:pPr>
        <w:ind w:left="945" w:hanging="72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4" w15:restartNumberingAfterBreak="0">
    <w:nsid w:val="5BBF7A46"/>
    <w:multiLevelType w:val="hybridMultilevel"/>
    <w:tmpl w:val="440260D4"/>
    <w:lvl w:ilvl="0" w:tplc="7F06A94C">
      <w:start w:val="1"/>
      <w:numFmt w:val="decimalFullWidth"/>
      <w:lvlText w:val="（%1）"/>
      <w:lvlJc w:val="left"/>
      <w:pPr>
        <w:ind w:left="831" w:hanging="720"/>
      </w:pPr>
      <w:rPr>
        <w:rFonts w:hint="default"/>
      </w:rPr>
    </w:lvl>
    <w:lvl w:ilvl="1" w:tplc="04090017" w:tentative="1">
      <w:start w:val="1"/>
      <w:numFmt w:val="aiueoFullWidth"/>
      <w:lvlText w:val="(%2)"/>
      <w:lvlJc w:val="left"/>
      <w:pPr>
        <w:ind w:left="951" w:hanging="420"/>
      </w:pPr>
    </w:lvl>
    <w:lvl w:ilvl="2" w:tplc="04090011" w:tentative="1">
      <w:start w:val="1"/>
      <w:numFmt w:val="decimalEnclosedCircle"/>
      <w:lvlText w:val="%3"/>
      <w:lvlJc w:val="left"/>
      <w:pPr>
        <w:ind w:left="1371" w:hanging="420"/>
      </w:pPr>
    </w:lvl>
    <w:lvl w:ilvl="3" w:tplc="0409000F" w:tentative="1">
      <w:start w:val="1"/>
      <w:numFmt w:val="decimal"/>
      <w:lvlText w:val="%4."/>
      <w:lvlJc w:val="left"/>
      <w:pPr>
        <w:ind w:left="1791" w:hanging="420"/>
      </w:pPr>
    </w:lvl>
    <w:lvl w:ilvl="4" w:tplc="04090017" w:tentative="1">
      <w:start w:val="1"/>
      <w:numFmt w:val="aiueoFullWidth"/>
      <w:lvlText w:val="(%5)"/>
      <w:lvlJc w:val="left"/>
      <w:pPr>
        <w:ind w:left="2211" w:hanging="420"/>
      </w:pPr>
    </w:lvl>
    <w:lvl w:ilvl="5" w:tplc="04090011" w:tentative="1">
      <w:start w:val="1"/>
      <w:numFmt w:val="decimalEnclosedCircle"/>
      <w:lvlText w:val="%6"/>
      <w:lvlJc w:val="left"/>
      <w:pPr>
        <w:ind w:left="2631" w:hanging="420"/>
      </w:pPr>
    </w:lvl>
    <w:lvl w:ilvl="6" w:tplc="0409000F" w:tentative="1">
      <w:start w:val="1"/>
      <w:numFmt w:val="decimal"/>
      <w:lvlText w:val="%7."/>
      <w:lvlJc w:val="left"/>
      <w:pPr>
        <w:ind w:left="3051" w:hanging="420"/>
      </w:pPr>
    </w:lvl>
    <w:lvl w:ilvl="7" w:tplc="04090017" w:tentative="1">
      <w:start w:val="1"/>
      <w:numFmt w:val="aiueoFullWidth"/>
      <w:lvlText w:val="(%8)"/>
      <w:lvlJc w:val="left"/>
      <w:pPr>
        <w:ind w:left="3471" w:hanging="420"/>
      </w:pPr>
    </w:lvl>
    <w:lvl w:ilvl="8" w:tplc="04090011" w:tentative="1">
      <w:start w:val="1"/>
      <w:numFmt w:val="decimalEnclosedCircle"/>
      <w:lvlText w:val="%9"/>
      <w:lvlJc w:val="left"/>
      <w:pPr>
        <w:ind w:left="3891" w:hanging="420"/>
      </w:pPr>
    </w:lvl>
  </w:abstractNum>
  <w:abstractNum w:abstractNumId="5" w15:restartNumberingAfterBreak="0">
    <w:nsid w:val="5EFE0425"/>
    <w:multiLevelType w:val="hybridMultilevel"/>
    <w:tmpl w:val="440260D4"/>
    <w:lvl w:ilvl="0" w:tplc="7F06A94C">
      <w:start w:val="1"/>
      <w:numFmt w:val="decimalFullWidth"/>
      <w:lvlText w:val="（%1）"/>
      <w:lvlJc w:val="left"/>
      <w:pPr>
        <w:ind w:left="831" w:hanging="720"/>
      </w:pPr>
      <w:rPr>
        <w:rFonts w:hint="default"/>
      </w:rPr>
    </w:lvl>
    <w:lvl w:ilvl="1" w:tplc="04090017" w:tentative="1">
      <w:start w:val="1"/>
      <w:numFmt w:val="aiueoFullWidth"/>
      <w:lvlText w:val="(%2)"/>
      <w:lvlJc w:val="left"/>
      <w:pPr>
        <w:ind w:left="951" w:hanging="420"/>
      </w:pPr>
    </w:lvl>
    <w:lvl w:ilvl="2" w:tplc="04090011" w:tentative="1">
      <w:start w:val="1"/>
      <w:numFmt w:val="decimalEnclosedCircle"/>
      <w:lvlText w:val="%3"/>
      <w:lvlJc w:val="left"/>
      <w:pPr>
        <w:ind w:left="1371" w:hanging="420"/>
      </w:pPr>
    </w:lvl>
    <w:lvl w:ilvl="3" w:tplc="0409000F" w:tentative="1">
      <w:start w:val="1"/>
      <w:numFmt w:val="decimal"/>
      <w:lvlText w:val="%4."/>
      <w:lvlJc w:val="left"/>
      <w:pPr>
        <w:ind w:left="1791" w:hanging="420"/>
      </w:pPr>
    </w:lvl>
    <w:lvl w:ilvl="4" w:tplc="04090017" w:tentative="1">
      <w:start w:val="1"/>
      <w:numFmt w:val="aiueoFullWidth"/>
      <w:lvlText w:val="(%5)"/>
      <w:lvlJc w:val="left"/>
      <w:pPr>
        <w:ind w:left="2211" w:hanging="420"/>
      </w:pPr>
    </w:lvl>
    <w:lvl w:ilvl="5" w:tplc="04090011" w:tentative="1">
      <w:start w:val="1"/>
      <w:numFmt w:val="decimalEnclosedCircle"/>
      <w:lvlText w:val="%6"/>
      <w:lvlJc w:val="left"/>
      <w:pPr>
        <w:ind w:left="2631" w:hanging="420"/>
      </w:pPr>
    </w:lvl>
    <w:lvl w:ilvl="6" w:tplc="0409000F" w:tentative="1">
      <w:start w:val="1"/>
      <w:numFmt w:val="decimal"/>
      <w:lvlText w:val="%7."/>
      <w:lvlJc w:val="left"/>
      <w:pPr>
        <w:ind w:left="3051" w:hanging="420"/>
      </w:pPr>
    </w:lvl>
    <w:lvl w:ilvl="7" w:tplc="04090017" w:tentative="1">
      <w:start w:val="1"/>
      <w:numFmt w:val="aiueoFullWidth"/>
      <w:lvlText w:val="(%8)"/>
      <w:lvlJc w:val="left"/>
      <w:pPr>
        <w:ind w:left="3471" w:hanging="420"/>
      </w:pPr>
    </w:lvl>
    <w:lvl w:ilvl="8" w:tplc="04090011" w:tentative="1">
      <w:start w:val="1"/>
      <w:numFmt w:val="decimalEnclosedCircle"/>
      <w:lvlText w:val="%9"/>
      <w:lvlJc w:val="left"/>
      <w:pPr>
        <w:ind w:left="3891" w:hanging="420"/>
      </w:pPr>
    </w:lvl>
  </w:abstractNum>
  <w:abstractNum w:abstractNumId="6" w15:restartNumberingAfterBreak="0">
    <w:nsid w:val="618D3B00"/>
    <w:multiLevelType w:val="hybridMultilevel"/>
    <w:tmpl w:val="8586D3A8"/>
    <w:lvl w:ilvl="0" w:tplc="171E18EC">
      <w:start w:val="1"/>
      <w:numFmt w:val="decimalFullWidth"/>
      <w:lvlText w:val="（%1）"/>
      <w:lvlJc w:val="left"/>
      <w:pPr>
        <w:ind w:left="942" w:hanging="720"/>
      </w:pPr>
      <w:rPr>
        <w:rFonts w:hint="default"/>
      </w:rPr>
    </w:lvl>
    <w:lvl w:ilvl="1" w:tplc="04090017" w:tentative="1">
      <w:start w:val="1"/>
      <w:numFmt w:val="aiueoFullWidth"/>
      <w:lvlText w:val="(%2)"/>
      <w:lvlJc w:val="left"/>
      <w:pPr>
        <w:ind w:left="1062" w:hanging="420"/>
      </w:pPr>
    </w:lvl>
    <w:lvl w:ilvl="2" w:tplc="04090011" w:tentative="1">
      <w:start w:val="1"/>
      <w:numFmt w:val="decimalEnclosedCircle"/>
      <w:lvlText w:val="%3"/>
      <w:lvlJc w:val="left"/>
      <w:pPr>
        <w:ind w:left="1482" w:hanging="420"/>
      </w:pPr>
    </w:lvl>
    <w:lvl w:ilvl="3" w:tplc="0409000F" w:tentative="1">
      <w:start w:val="1"/>
      <w:numFmt w:val="decimal"/>
      <w:lvlText w:val="%4."/>
      <w:lvlJc w:val="left"/>
      <w:pPr>
        <w:ind w:left="1902" w:hanging="420"/>
      </w:pPr>
    </w:lvl>
    <w:lvl w:ilvl="4" w:tplc="04090017" w:tentative="1">
      <w:start w:val="1"/>
      <w:numFmt w:val="aiueoFullWidth"/>
      <w:lvlText w:val="(%5)"/>
      <w:lvlJc w:val="left"/>
      <w:pPr>
        <w:ind w:left="2322" w:hanging="420"/>
      </w:pPr>
    </w:lvl>
    <w:lvl w:ilvl="5" w:tplc="04090011" w:tentative="1">
      <w:start w:val="1"/>
      <w:numFmt w:val="decimalEnclosedCircle"/>
      <w:lvlText w:val="%6"/>
      <w:lvlJc w:val="left"/>
      <w:pPr>
        <w:ind w:left="2742" w:hanging="420"/>
      </w:pPr>
    </w:lvl>
    <w:lvl w:ilvl="6" w:tplc="0409000F" w:tentative="1">
      <w:start w:val="1"/>
      <w:numFmt w:val="decimal"/>
      <w:lvlText w:val="%7."/>
      <w:lvlJc w:val="left"/>
      <w:pPr>
        <w:ind w:left="3162" w:hanging="420"/>
      </w:pPr>
    </w:lvl>
    <w:lvl w:ilvl="7" w:tplc="04090017" w:tentative="1">
      <w:start w:val="1"/>
      <w:numFmt w:val="aiueoFullWidth"/>
      <w:lvlText w:val="(%8)"/>
      <w:lvlJc w:val="left"/>
      <w:pPr>
        <w:ind w:left="3582" w:hanging="420"/>
      </w:pPr>
    </w:lvl>
    <w:lvl w:ilvl="8" w:tplc="04090011" w:tentative="1">
      <w:start w:val="1"/>
      <w:numFmt w:val="decimalEnclosedCircle"/>
      <w:lvlText w:val="%9"/>
      <w:lvlJc w:val="left"/>
      <w:pPr>
        <w:ind w:left="4002" w:hanging="420"/>
      </w:pPr>
    </w:lvl>
  </w:abstractNum>
  <w:abstractNum w:abstractNumId="7" w15:restartNumberingAfterBreak="0">
    <w:nsid w:val="742802D0"/>
    <w:multiLevelType w:val="hybridMultilevel"/>
    <w:tmpl w:val="5D9EE69A"/>
    <w:lvl w:ilvl="0" w:tplc="486CDD84">
      <w:start w:val="1"/>
      <w:numFmt w:val="decimalFullWidth"/>
      <w:lvlText w:val="（%1）"/>
      <w:lvlJc w:val="left"/>
      <w:pPr>
        <w:ind w:left="942" w:hanging="720"/>
      </w:pPr>
      <w:rPr>
        <w:rFonts w:hint="default"/>
        <w:lang w:val="en-US"/>
      </w:rPr>
    </w:lvl>
    <w:lvl w:ilvl="1" w:tplc="04090017" w:tentative="1">
      <w:start w:val="1"/>
      <w:numFmt w:val="aiueoFullWidth"/>
      <w:lvlText w:val="(%2)"/>
      <w:lvlJc w:val="left"/>
      <w:pPr>
        <w:ind w:left="1062" w:hanging="420"/>
      </w:pPr>
    </w:lvl>
    <w:lvl w:ilvl="2" w:tplc="04090011" w:tentative="1">
      <w:start w:val="1"/>
      <w:numFmt w:val="decimalEnclosedCircle"/>
      <w:lvlText w:val="%3"/>
      <w:lvlJc w:val="left"/>
      <w:pPr>
        <w:ind w:left="1482" w:hanging="420"/>
      </w:pPr>
    </w:lvl>
    <w:lvl w:ilvl="3" w:tplc="0409000F" w:tentative="1">
      <w:start w:val="1"/>
      <w:numFmt w:val="decimal"/>
      <w:lvlText w:val="%4."/>
      <w:lvlJc w:val="left"/>
      <w:pPr>
        <w:ind w:left="1902" w:hanging="420"/>
      </w:pPr>
    </w:lvl>
    <w:lvl w:ilvl="4" w:tplc="04090017" w:tentative="1">
      <w:start w:val="1"/>
      <w:numFmt w:val="aiueoFullWidth"/>
      <w:lvlText w:val="(%5)"/>
      <w:lvlJc w:val="left"/>
      <w:pPr>
        <w:ind w:left="2322" w:hanging="420"/>
      </w:pPr>
    </w:lvl>
    <w:lvl w:ilvl="5" w:tplc="04090011" w:tentative="1">
      <w:start w:val="1"/>
      <w:numFmt w:val="decimalEnclosedCircle"/>
      <w:lvlText w:val="%6"/>
      <w:lvlJc w:val="left"/>
      <w:pPr>
        <w:ind w:left="2742" w:hanging="420"/>
      </w:pPr>
    </w:lvl>
    <w:lvl w:ilvl="6" w:tplc="0409000F" w:tentative="1">
      <w:start w:val="1"/>
      <w:numFmt w:val="decimal"/>
      <w:lvlText w:val="%7."/>
      <w:lvlJc w:val="left"/>
      <w:pPr>
        <w:ind w:left="3162" w:hanging="420"/>
      </w:pPr>
    </w:lvl>
    <w:lvl w:ilvl="7" w:tplc="04090017" w:tentative="1">
      <w:start w:val="1"/>
      <w:numFmt w:val="aiueoFullWidth"/>
      <w:lvlText w:val="(%8)"/>
      <w:lvlJc w:val="left"/>
      <w:pPr>
        <w:ind w:left="3582" w:hanging="420"/>
      </w:pPr>
    </w:lvl>
    <w:lvl w:ilvl="8" w:tplc="04090011" w:tentative="1">
      <w:start w:val="1"/>
      <w:numFmt w:val="decimalEnclosedCircle"/>
      <w:lvlText w:val="%9"/>
      <w:lvlJc w:val="left"/>
      <w:pPr>
        <w:ind w:left="4002" w:hanging="420"/>
      </w:pPr>
    </w:lvl>
  </w:abstractNum>
  <w:num w:numId="1">
    <w:abstractNumId w:val="1"/>
  </w:num>
  <w:num w:numId="2">
    <w:abstractNumId w:val="7"/>
  </w:num>
  <w:num w:numId="3">
    <w:abstractNumId w:val="2"/>
  </w:num>
  <w:num w:numId="4">
    <w:abstractNumId w:val="3"/>
  </w:num>
  <w:num w:numId="5">
    <w:abstractNumId w:val="6"/>
  </w:num>
  <w:num w:numId="6">
    <w:abstractNumId w:val="0"/>
  </w:num>
  <w:num w:numId="7">
    <w:abstractNumId w:val="4"/>
  </w:num>
  <w:num w:numId="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67D"/>
    <w:rsid w:val="00262C5D"/>
    <w:rsid w:val="002C739F"/>
    <w:rsid w:val="00395F38"/>
    <w:rsid w:val="005D0843"/>
    <w:rsid w:val="008E767D"/>
    <w:rsid w:val="0097082E"/>
    <w:rsid w:val="00BF69EA"/>
    <w:rsid w:val="00C56180"/>
    <w:rsid w:val="00D913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4DA8235F-2705-47FB-86BC-3FB9A57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E767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1173</Words>
  <Characters>6691</Characters>
  <Application>Microsoft Office Word</Application>
  <DocSecurity>0</DocSecurity>
  <Lines>55</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1</cp:revision>
  <dcterms:created xsi:type="dcterms:W3CDTF">2018-09-06T06:38:00Z</dcterms:created>
  <dcterms:modified xsi:type="dcterms:W3CDTF">2018-09-06T23:42:00Z</dcterms:modified>
</cp:coreProperties>
</file>