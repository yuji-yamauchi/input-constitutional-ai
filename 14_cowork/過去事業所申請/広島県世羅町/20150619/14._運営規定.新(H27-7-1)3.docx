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F51B0" w:rsidP="00171E5A">
      <w:pPr>
        <w:jc w:val="center"/>
        <w:rPr>
          <w:ins w:id="0" w:author="user" w:date="2015-11-10T06:29:00Z"/>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4F6723" w:rsidRDefault="004F6723" w:rsidP="00171E5A">
      <w:pPr>
        <w:jc w:val="center"/>
        <w:rPr>
          <w:rFonts w:ascii="ＭＳ ゴシック" w:eastAsia="ＭＳ ゴシック" w:hAnsi="ＭＳ ゴシック" w:hint="eastAsia"/>
          <w:sz w:val="72"/>
          <w:szCs w:val="72"/>
        </w:rPr>
      </w:pPr>
      <w:ins w:id="1" w:author="user" w:date="2015-11-10T06:29:00Z">
        <w:r>
          <w:rPr>
            <w:rFonts w:ascii="ＭＳ ゴシック" w:eastAsia="ＭＳ ゴシック" w:hAnsi="ＭＳ ゴシック" w:hint="eastAsia"/>
            <w:sz w:val="72"/>
            <w:szCs w:val="72"/>
          </w:rPr>
          <w:t>カイト世羅</w:t>
        </w:r>
      </w:ins>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2107B5">
        <w:rPr>
          <w:rFonts w:ascii="ＭＳ ゴシック" w:eastAsia="ＭＳ ゴシック" w:hAnsi="ＭＳ ゴシック" w:hint="eastAsia"/>
          <w:sz w:val="72"/>
          <w:szCs w:val="72"/>
        </w:rPr>
        <w:t>ver1.</w:t>
      </w:r>
      <w:r w:rsidR="006F51B0">
        <w:rPr>
          <w:rFonts w:ascii="ＭＳ ゴシック" w:eastAsia="ＭＳ ゴシック" w:hAnsi="ＭＳ ゴシック" w:hint="eastAsia"/>
          <w:sz w:val="72"/>
          <w:szCs w:val="72"/>
        </w:rPr>
        <w:t>2</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Del="004F6723" w:rsidRDefault="000D074F" w:rsidP="00171E5A">
      <w:pPr>
        <w:jc w:val="center"/>
        <w:rPr>
          <w:del w:id="2" w:author="user" w:date="2015-11-10T06:30:00Z"/>
          <w:rFonts w:ascii="ＭＳ ゴシック" w:eastAsia="ＭＳ ゴシック" w:hAnsi="ＭＳ ゴシック"/>
        </w:rPr>
      </w:pPr>
    </w:p>
    <w:p w:rsidR="000D074F" w:rsidDel="004F6723" w:rsidRDefault="000D074F" w:rsidP="00171E5A">
      <w:pPr>
        <w:jc w:val="center"/>
        <w:rPr>
          <w:del w:id="3" w:author="user" w:date="2015-11-10T06:30:00Z"/>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bookmarkStart w:id="4" w:name="_GoBack"/>
      <w:bookmarkEnd w:id="4"/>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F51B0">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8A6E5A">
        <w:rPr>
          <w:rFonts w:asciiTheme="minorEastAsia" w:eastAsiaTheme="minorEastAsia" w:hAnsiTheme="minorEastAsia" w:hint="eastAsia"/>
        </w:rPr>
        <w:t>カイト世羅</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6F51B0" w:rsidRDefault="006F51B0" w:rsidP="006F51B0">
      <w:pPr>
        <w:ind w:leftChars="100" w:left="210"/>
        <w:rPr>
          <w:rFonts w:asciiTheme="minorEastAsia" w:hAnsiTheme="minorEastAsia"/>
        </w:rPr>
      </w:pPr>
      <w:r w:rsidRPr="00645EAB">
        <w:rPr>
          <w:rFonts w:asciiTheme="minorEastAsia" w:eastAsiaTheme="minorEastAsia" w:hAnsiTheme="minorEastAsia" w:hint="eastAsia"/>
        </w:rPr>
        <w:t>（１）</w:t>
      </w:r>
      <w:r>
        <w:rPr>
          <w:rFonts w:asciiTheme="minorEastAsia" w:hAnsiTheme="minorEastAsia" w:hint="eastAsia"/>
        </w:rPr>
        <w:t>主たる事業所</w:t>
      </w:r>
    </w:p>
    <w:p w:rsidR="006F51B0" w:rsidRPr="00645EAB" w:rsidRDefault="006F51B0" w:rsidP="006F51B0">
      <w:pPr>
        <w:ind w:leftChars="100" w:left="210" w:firstLineChars="300" w:firstLine="630"/>
        <w:rPr>
          <w:rFonts w:asciiTheme="minorEastAsia" w:eastAsiaTheme="minorEastAsia" w:hAnsiTheme="minorEastAsia"/>
        </w:rPr>
      </w:pPr>
      <w:r w:rsidRPr="00645EAB">
        <w:rPr>
          <w:rFonts w:asciiTheme="minorEastAsia" w:eastAsiaTheme="minorEastAsia" w:hAnsiTheme="minorEastAsia" w:hint="eastAsia"/>
        </w:rPr>
        <w:t xml:space="preserve">名称　　</w:t>
      </w:r>
      <w:r>
        <w:rPr>
          <w:rFonts w:asciiTheme="minorEastAsia" w:eastAsiaTheme="minorEastAsia" w:hAnsiTheme="minorEastAsia" w:hint="eastAsia"/>
        </w:rPr>
        <w:t>カイト</w:t>
      </w:r>
      <w:r>
        <w:rPr>
          <w:rFonts w:asciiTheme="minorEastAsia" w:hAnsiTheme="minorEastAsia" w:hint="eastAsia"/>
        </w:rPr>
        <w:t>御調</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w:t>
      </w:r>
      <w:r w:rsidRPr="00645EAB">
        <w:rPr>
          <w:rFonts w:asciiTheme="minorEastAsia" w:eastAsiaTheme="minorEastAsia" w:hAnsiTheme="minorEastAsia" w:hint="eastAsia"/>
        </w:rPr>
        <w:t xml:space="preserve">所在地　</w:t>
      </w:r>
      <w:r w:rsidRPr="00682460">
        <w:rPr>
          <w:rFonts w:asciiTheme="minorEastAsia" w:hAnsiTheme="minorEastAsia" w:hint="eastAsia"/>
        </w:rPr>
        <w:t>広島県尾道市御調町大田796番地</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（２）従たる事業所</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名称　　カイト世羅</w:t>
      </w:r>
    </w:p>
    <w:p w:rsidR="00171E5A" w:rsidRPr="00645EAB" w:rsidRDefault="006F51B0" w:rsidP="006F51B0">
      <w:pPr>
        <w:ind w:leftChars="100" w:left="210" w:firstLineChars="200" w:firstLine="420"/>
        <w:rPr>
          <w:rFonts w:asciiTheme="minorEastAsia" w:eastAsiaTheme="minorEastAsia" w:hAnsiTheme="minorEastAsia"/>
        </w:rPr>
      </w:pPr>
      <w:r>
        <w:rPr>
          <w:rFonts w:asciiTheme="minorEastAsia" w:hAnsiTheme="minorEastAsia" w:hint="eastAsia"/>
        </w:rPr>
        <w:t xml:space="preserve">　所在地　</w:t>
      </w:r>
      <w:r w:rsidRPr="00682460">
        <w:rPr>
          <w:rFonts w:asciiTheme="minorEastAsia" w:hAnsiTheme="minorEastAsia" w:hint="eastAsia"/>
        </w:rPr>
        <w:t>広島県世羅郡世羅町大字安田</w:t>
      </w:r>
      <w:r w:rsidRPr="00682460">
        <w:rPr>
          <w:rFonts w:asciiTheme="minorEastAsia" w:hAnsiTheme="minorEastAsia"/>
        </w:rPr>
        <w:t>1002−22</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（１）管理者　1名（</w:t>
      </w:r>
      <w:r w:rsidR="008A6E5A">
        <w:rPr>
          <w:rFonts w:asciiTheme="minorEastAsia" w:eastAsiaTheme="minorEastAsia" w:hAnsiTheme="minorEastAsia" w:hint="eastAsia"/>
        </w:rPr>
        <w:t>兼務</w:t>
      </w:r>
      <w:r w:rsidRPr="00645EAB">
        <w:rPr>
          <w:rFonts w:asciiTheme="minorEastAsia" w:eastAsiaTheme="minorEastAsia" w:hAnsiTheme="minorEastAsia" w:hint="eastAsia"/>
        </w:rPr>
        <w:t>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w:t>
      </w:r>
      <w:r w:rsidR="008A6E5A">
        <w:rPr>
          <w:rFonts w:asciiTheme="minorEastAsia" w:eastAsiaTheme="minorEastAsia" w:hAnsiTheme="minorEastAsia" w:hint="eastAsia"/>
        </w:rPr>
        <w:t>兼務</w:t>
      </w:r>
      <w:r w:rsidR="008953EC" w:rsidRPr="00645EAB">
        <w:rPr>
          <w:rFonts w:asciiTheme="minorEastAsia" w:eastAsiaTheme="minorEastAsia" w:hAnsiTheme="minorEastAsia" w:hint="eastAsia"/>
        </w:rPr>
        <w:t>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4</w:t>
      </w:r>
      <w:r w:rsidR="009B760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2</w:t>
      </w:r>
      <w:r w:rsidRPr="00645EA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w:t>
      </w:r>
      <w:r w:rsidRPr="00645EAB">
        <w:rPr>
          <w:rFonts w:asciiTheme="minorEastAsia" w:eastAsiaTheme="minorEastAsia" w:hAnsiTheme="minorEastAsia" w:hint="eastAsia"/>
        </w:rPr>
        <w:lastRenderedPageBreak/>
        <w:t>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w:t>
      </w:r>
      <w:del w:id="5" w:author="31702" w:date="2015-10-03T06:14:00Z">
        <w:r w:rsidRPr="00645EAB" w:rsidDel="007869D3">
          <w:rPr>
            <w:rFonts w:asciiTheme="minorEastAsia" w:eastAsiaTheme="minorEastAsia" w:hAnsiTheme="minorEastAsia" w:hint="eastAsia"/>
          </w:rPr>
          <w:delText>金</w:delText>
        </w:r>
        <w:r w:rsidR="00171E5A" w:rsidRPr="00645EAB" w:rsidDel="007869D3">
          <w:rPr>
            <w:rFonts w:asciiTheme="minorEastAsia" w:eastAsiaTheme="minorEastAsia" w:hAnsiTheme="minorEastAsia" w:hint="eastAsia"/>
          </w:rPr>
          <w:delText>曜日まで</w:delText>
        </w:r>
      </w:del>
      <w:ins w:id="6" w:author="31702" w:date="2015-10-03T06:15:00Z">
        <w:r w:rsidR="007869D3">
          <w:rPr>
            <w:rFonts w:asciiTheme="minorEastAsia" w:eastAsiaTheme="minorEastAsia" w:hAnsiTheme="minorEastAsia" w:hint="eastAsia"/>
          </w:rPr>
          <w:t>土曜日の間の事業所が指定した日</w:t>
        </w:r>
      </w:ins>
      <w:r w:rsidR="00171E5A" w:rsidRPr="00645EAB">
        <w:rPr>
          <w:rFonts w:asciiTheme="minorEastAsia" w:eastAsiaTheme="minorEastAsia" w:hAnsiTheme="minorEastAsia" w:hint="eastAsia"/>
        </w:rPr>
        <w:t>とする。</w:t>
      </w:r>
      <w:del w:id="7" w:author="31702" w:date="2015-10-03T06:15:00Z">
        <w:r w:rsidR="00171E5A" w:rsidRPr="00645EAB" w:rsidDel="007869D3">
          <w:rPr>
            <w:rFonts w:asciiTheme="minorEastAsia" w:eastAsiaTheme="minorEastAsia" w:hAnsiTheme="minorEastAsia" w:hint="eastAsia"/>
          </w:rPr>
          <w:delText>ただし、国民の祝日、</w:delText>
        </w:r>
        <w:r w:rsidRPr="00645EAB" w:rsidDel="007869D3">
          <w:rPr>
            <w:rFonts w:asciiTheme="minorEastAsia" w:eastAsiaTheme="minorEastAsia" w:hAnsiTheme="minorEastAsia" w:hint="eastAsia"/>
          </w:rPr>
          <w:delText>８月１３日から８月１５日、</w:delText>
        </w:r>
        <w:r w:rsidR="00171E5A" w:rsidRPr="00645EAB" w:rsidDel="007869D3">
          <w:rPr>
            <w:rFonts w:asciiTheme="minorEastAsia" w:eastAsiaTheme="minorEastAsia" w:hAnsiTheme="minorEastAsia" w:hint="eastAsia"/>
          </w:rPr>
          <w:delText>１２月２７日から１月４日までを除く。</w:delText>
        </w:r>
      </w:del>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w:t>
      </w:r>
      <w:del w:id="8" w:author="31702" w:date="2015-10-03T06:16:00Z">
        <w:r w:rsidR="002F47DD" w:rsidRPr="00645EAB" w:rsidDel="007869D3">
          <w:rPr>
            <w:rFonts w:asciiTheme="minorEastAsia" w:eastAsiaTheme="minorEastAsia" w:hAnsiTheme="minorEastAsia" w:hint="eastAsia"/>
          </w:rPr>
          <w:delText>金</w:delText>
        </w:r>
        <w:r w:rsidRPr="00645EAB" w:rsidDel="007869D3">
          <w:rPr>
            <w:rFonts w:asciiTheme="minorEastAsia" w:eastAsiaTheme="minorEastAsia" w:hAnsiTheme="minorEastAsia" w:hint="eastAsia"/>
          </w:rPr>
          <w:delText>曜日まで</w:delText>
        </w:r>
      </w:del>
      <w:ins w:id="9" w:author="31702" w:date="2015-10-03T06:16:00Z">
        <w:r w:rsidR="007869D3">
          <w:rPr>
            <w:rFonts w:asciiTheme="minorEastAsia" w:eastAsiaTheme="minorEastAsia" w:hAnsiTheme="minorEastAsia" w:hint="eastAsia"/>
          </w:rPr>
          <w:t>土曜日の間の事業所が指定した日</w:t>
        </w:r>
        <w:r w:rsidR="007869D3" w:rsidRPr="00645EAB">
          <w:rPr>
            <w:rFonts w:asciiTheme="minorEastAsia" w:eastAsiaTheme="minorEastAsia" w:hAnsiTheme="minorEastAsia" w:hint="eastAsia"/>
          </w:rPr>
          <w:t>とする。</w:t>
        </w:r>
      </w:ins>
      <w:del w:id="10" w:author="31702" w:date="2015-10-03T06:16:00Z">
        <w:r w:rsidRPr="00645EAB" w:rsidDel="007869D3">
          <w:rPr>
            <w:rFonts w:asciiTheme="minorEastAsia" w:eastAsiaTheme="minorEastAsia" w:hAnsiTheme="minorEastAsia" w:hint="eastAsia"/>
          </w:rPr>
          <w:delText>とする。ただし、国民の祝日、</w:delText>
        </w:r>
        <w:r w:rsidR="002F47DD" w:rsidRPr="00645EAB" w:rsidDel="007869D3">
          <w:rPr>
            <w:rFonts w:asciiTheme="minorEastAsia" w:eastAsiaTheme="minorEastAsia" w:hAnsiTheme="minorEastAsia" w:hint="eastAsia"/>
          </w:rPr>
          <w:delText>８月１３日から８月１５日、</w:delText>
        </w:r>
        <w:r w:rsidRPr="00645EAB" w:rsidDel="007869D3">
          <w:rPr>
            <w:rFonts w:asciiTheme="minorEastAsia" w:eastAsiaTheme="minorEastAsia" w:hAnsiTheme="minorEastAsia" w:hint="eastAsia"/>
          </w:rPr>
          <w:delText>１２月２７日から１月４日までを除く。</w:delText>
        </w:r>
      </w:del>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6F51B0" w:rsidRDefault="00171E5A" w:rsidP="006F51B0">
      <w:pPr>
        <w:autoSpaceDE w:val="0"/>
        <w:autoSpaceDN w:val="0"/>
        <w:adjustRightInd w:val="0"/>
        <w:jc w:val="left"/>
        <w:rPr>
          <w:rFonts w:asciiTheme="minorEastAsia" w:hAnsiTheme="minorEastAsia"/>
        </w:rPr>
      </w:pPr>
      <w:r w:rsidRPr="00645EAB">
        <w:rPr>
          <w:rFonts w:asciiTheme="minorEastAsia" w:eastAsiaTheme="minorEastAsia" w:hAnsiTheme="minorEastAsia" w:hint="eastAsia"/>
        </w:rPr>
        <w:t xml:space="preserve">第６条　</w:t>
      </w:r>
      <w:r w:rsidR="006F51B0" w:rsidRPr="00645EAB">
        <w:rPr>
          <w:rFonts w:asciiTheme="minorEastAsia" w:eastAsiaTheme="minorEastAsia" w:hAnsiTheme="minorEastAsia" w:hint="eastAsia"/>
        </w:rPr>
        <w:t>事業所の利用定員は</w:t>
      </w:r>
      <w:r w:rsidR="006F51B0">
        <w:rPr>
          <w:rFonts w:asciiTheme="minorEastAsia" w:hAnsiTheme="minorEastAsia" w:hint="eastAsia"/>
        </w:rPr>
        <w:t>次のとおりとする。</w:t>
      </w:r>
    </w:p>
    <w:p w:rsidR="006F51B0" w:rsidRDefault="001C20C0" w:rsidP="006F51B0">
      <w:pPr>
        <w:pStyle w:val="a9"/>
        <w:numPr>
          <w:ilvl w:val="0"/>
          <w:numId w:val="1"/>
        </w:numPr>
        <w:autoSpaceDE w:val="0"/>
        <w:autoSpaceDN w:val="0"/>
        <w:adjustRightInd w:val="0"/>
        <w:ind w:leftChars="0"/>
        <w:jc w:val="left"/>
        <w:rPr>
          <w:rFonts w:asciiTheme="minorEastAsia" w:hAnsiTheme="minorEastAsia"/>
        </w:rPr>
      </w:pPr>
      <w:r>
        <w:rPr>
          <w:rFonts w:asciiTheme="minorEastAsia" w:hAnsiTheme="minorEastAsia" w:hint="eastAsia"/>
        </w:rPr>
        <w:t>カイト御調　１</w:t>
      </w:r>
      <w:r w:rsidR="006F51B0" w:rsidRPr="00682460">
        <w:rPr>
          <w:rFonts w:asciiTheme="minorEastAsia" w:hAnsiTheme="minorEastAsia" w:hint="eastAsia"/>
        </w:rPr>
        <w:t>０名</w:t>
      </w:r>
    </w:p>
    <w:p w:rsidR="006F51B0" w:rsidRPr="00682460" w:rsidRDefault="001C20C0" w:rsidP="006F51B0">
      <w:pPr>
        <w:pStyle w:val="a9"/>
        <w:numPr>
          <w:ilvl w:val="0"/>
          <w:numId w:val="1"/>
        </w:numPr>
        <w:autoSpaceDE w:val="0"/>
        <w:autoSpaceDN w:val="0"/>
        <w:adjustRightInd w:val="0"/>
        <w:ind w:leftChars="0"/>
        <w:jc w:val="left"/>
        <w:rPr>
          <w:rFonts w:asciiTheme="minorEastAsia" w:hAnsiTheme="minorEastAsia"/>
        </w:rPr>
      </w:pPr>
      <w:r>
        <w:rPr>
          <w:rFonts w:hint="eastAsia"/>
        </w:rPr>
        <w:t>カイト世羅　１</w:t>
      </w:r>
      <w:r w:rsidR="006F51B0">
        <w:rPr>
          <w:rFonts w:hint="eastAsia"/>
        </w:rPr>
        <w:t>０名</w:t>
      </w:r>
      <w:r w:rsidR="006F51B0">
        <w:rPr>
          <w:rFonts w:asciiTheme="minorEastAsia" w:hAnsiTheme="minorEastAsia" w:hint="eastAsia"/>
        </w:rPr>
        <w:t xml:space="preserve">　</w:t>
      </w:r>
    </w:p>
    <w:p w:rsidR="006F51B0" w:rsidRDefault="006F51B0" w:rsidP="006F51B0">
      <w:pPr>
        <w:ind w:left="210" w:hangingChars="100" w:hanging="210"/>
        <w:rPr>
          <w:rFonts w:asciiTheme="minorEastAsia" w:eastAsiaTheme="minorEastAsia" w:hAnsiTheme="minorEastAsia"/>
        </w:rPr>
      </w:pPr>
    </w:p>
    <w:p w:rsidR="008953EC" w:rsidRPr="00645EAB" w:rsidRDefault="008953EC" w:rsidP="006F51B0">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2107B5" w:rsidRDefault="002107B5" w:rsidP="00171E5A">
      <w:pPr>
        <w:rPr>
          <w:rFonts w:asciiTheme="minorEastAsia" w:eastAsiaTheme="minorEastAsia" w:hAnsiTheme="minorEastAsia"/>
        </w:rPr>
      </w:pPr>
      <w:r>
        <w:rPr>
          <w:rFonts w:asciiTheme="minorEastAsia" w:eastAsiaTheme="minorEastAsia" w:hAnsiTheme="minorEastAsia" w:hint="eastAsia"/>
        </w:rPr>
        <w:t>（１２）送迎サービス</w:t>
      </w:r>
    </w:p>
    <w:p w:rsidR="00145B0E" w:rsidRPr="00561AC4" w:rsidRDefault="00145B0E" w:rsidP="00145B0E">
      <w:pPr>
        <w:rPr>
          <w:rFonts w:asciiTheme="minorEastAsia" w:eastAsiaTheme="minorEastAsia" w:hAnsiTheme="minorEastAsia"/>
        </w:rPr>
      </w:pPr>
      <w:r>
        <w:rPr>
          <w:rFonts w:asciiTheme="minorEastAsia" w:eastAsiaTheme="minorEastAsia" w:hAnsiTheme="minorEastAsia" w:hint="eastAsia"/>
        </w:rPr>
        <w:t>（１３</w:t>
      </w:r>
      <w:r w:rsidRPr="00561AC4">
        <w:rPr>
          <w:rFonts w:asciiTheme="minorEastAsia" w:eastAsiaTheme="minorEastAsia" w:hAnsiTheme="minorEastAsia" w:hint="eastAsia"/>
        </w:rPr>
        <w:t>）施設外支援の実施</w:t>
      </w:r>
    </w:p>
    <w:p w:rsidR="00145B0E" w:rsidRPr="00645EAB" w:rsidRDefault="00145B0E" w:rsidP="00145B0E">
      <w:pPr>
        <w:rPr>
          <w:rFonts w:asciiTheme="minorEastAsia" w:eastAsiaTheme="minorEastAsia" w:hAnsiTheme="minorEastAsia"/>
        </w:rPr>
      </w:pPr>
      <w:r>
        <w:rPr>
          <w:rFonts w:asciiTheme="minorEastAsia" w:eastAsiaTheme="minorEastAsia" w:hAnsiTheme="minorEastAsia" w:hint="eastAsia"/>
        </w:rPr>
        <w:t>（１４</w:t>
      </w:r>
      <w:r w:rsidRPr="00561AC4">
        <w:rPr>
          <w:rFonts w:asciiTheme="minorEastAsia" w:eastAsiaTheme="minorEastAsia" w:hAnsiTheme="minorEastAsia" w:hint="eastAsia"/>
        </w:rPr>
        <w:t>）施設外就労の実施</w:t>
      </w:r>
    </w:p>
    <w:p w:rsidR="00171E5A" w:rsidRPr="00645EAB" w:rsidRDefault="00145B0E" w:rsidP="00171E5A">
      <w:pPr>
        <w:rPr>
          <w:rFonts w:asciiTheme="minorEastAsia" w:eastAsiaTheme="minorEastAsia" w:hAnsiTheme="minorEastAsia"/>
        </w:rPr>
      </w:pPr>
      <w:r>
        <w:rPr>
          <w:rFonts w:asciiTheme="minorEastAsia" w:eastAsiaTheme="minorEastAsia" w:hAnsiTheme="minorEastAsia" w:hint="eastAsia"/>
        </w:rPr>
        <w:t>（１５</w:t>
      </w:r>
      <w:r w:rsidR="00171E5A" w:rsidRPr="00645EAB">
        <w:rPr>
          <w:rFonts w:asciiTheme="minorEastAsia" w:eastAsiaTheme="minorEastAsia" w:hAnsiTheme="minorEastAsia" w:hint="eastAsia"/>
        </w:rPr>
        <w:t>）前各号に掲げる便宜に附帯する便宜</w:t>
      </w:r>
    </w:p>
    <w:p w:rsidR="00171E5A" w:rsidRPr="00645EAB" w:rsidRDefault="00145B0E" w:rsidP="00171E5A">
      <w:pPr>
        <w:ind w:leftChars="300" w:left="630"/>
        <w:rPr>
          <w:rFonts w:asciiTheme="minorEastAsia" w:eastAsiaTheme="minorEastAsia" w:hAnsiTheme="minorEastAsia"/>
        </w:rPr>
      </w:pPr>
      <w:r>
        <w:rPr>
          <w:rFonts w:asciiTheme="minorEastAsia" w:eastAsiaTheme="minorEastAsia" w:hAnsiTheme="minorEastAsia" w:hint="eastAsia"/>
        </w:rPr>
        <w:lastRenderedPageBreak/>
        <w:t>（２）から（１４</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6F51B0">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Default="00171E5A" w:rsidP="00171E5A">
      <w:pPr>
        <w:ind w:left="210" w:hangingChars="100" w:hanging="210"/>
        <w:rPr>
          <w:rFonts w:asciiTheme="minorEastAsia" w:eastAsiaTheme="minorEastAsia" w:hAnsiTheme="minorEastAsia"/>
        </w:rPr>
      </w:pPr>
    </w:p>
    <w:p w:rsidR="00145B0E" w:rsidRPr="00561AC4" w:rsidRDefault="00145B0E" w:rsidP="00145B0E">
      <w:pPr>
        <w:ind w:left="210" w:hangingChars="100" w:hanging="210"/>
        <w:rPr>
          <w:ins w:id="11" w:author="user" w:date="2015-02-24T08:27:00Z"/>
          <w:rFonts w:asciiTheme="minorEastAsia" w:eastAsiaTheme="minorEastAsia" w:hAnsiTheme="minorEastAsia"/>
        </w:rPr>
      </w:pPr>
      <w:ins w:id="12" w:author="user" w:date="2015-02-24T08:27:00Z">
        <w:r w:rsidRPr="00561AC4">
          <w:rPr>
            <w:rFonts w:asciiTheme="minorEastAsia" w:eastAsiaTheme="minorEastAsia" w:hAnsiTheme="minorEastAsia" w:hint="eastAsia"/>
          </w:rPr>
          <w:t>（施設外就労）</w:t>
        </w:r>
      </w:ins>
    </w:p>
    <w:p w:rsidR="00145B0E" w:rsidRPr="00561AC4" w:rsidRDefault="00145B0E" w:rsidP="00145B0E">
      <w:pPr>
        <w:ind w:left="210" w:hangingChars="100" w:hanging="210"/>
        <w:rPr>
          <w:ins w:id="13" w:author="user" w:date="2015-02-24T08:29:00Z"/>
          <w:rFonts w:asciiTheme="minorEastAsia" w:eastAsiaTheme="minorEastAsia" w:hAnsiTheme="minorEastAsia"/>
        </w:rPr>
      </w:pPr>
      <w:ins w:id="14" w:author="user" w:date="2015-02-24T08:28:00Z">
        <w:r w:rsidRPr="00561AC4">
          <w:rPr>
            <w:rFonts w:asciiTheme="minorEastAsia" w:eastAsiaTheme="minorEastAsia" w:hAnsiTheme="minorEastAsia" w:hint="eastAsia"/>
          </w:rPr>
          <w:t>第１０条　事業所は、一般就労への移行を図るため、利用者と職員がユニットを組み、企業から請け負った作業を当該企業内で行う</w:t>
        </w:r>
      </w:ins>
      <w:ins w:id="15" w:author="user" w:date="2015-02-24T08:29:00Z">
        <w:r w:rsidRPr="00561AC4">
          <w:rPr>
            <w:rFonts w:asciiTheme="minorEastAsia" w:eastAsiaTheme="minorEastAsia" w:hAnsiTheme="minorEastAsia" w:hint="eastAsia"/>
          </w:rPr>
          <w:t>施設外就労の実施に努める。</w:t>
        </w:r>
      </w:ins>
    </w:p>
    <w:p w:rsidR="00145B0E" w:rsidRDefault="00145B0E" w:rsidP="00145B0E">
      <w:pPr>
        <w:ind w:left="210" w:hangingChars="100" w:hanging="210"/>
        <w:rPr>
          <w:rFonts w:asciiTheme="minorEastAsia" w:eastAsiaTheme="minorEastAsia" w:hAnsiTheme="minorEastAsia"/>
        </w:rPr>
      </w:pPr>
      <w:ins w:id="16" w:author="user" w:date="2015-02-24T08:29:00Z">
        <w:r w:rsidRPr="00561AC4">
          <w:rPr>
            <w:rFonts w:asciiTheme="minorEastAsia" w:eastAsiaTheme="minorEastAsia" w:hAnsiTheme="minorEastAsia" w:hint="eastAsia"/>
          </w:rPr>
          <w:t>２　施設外就労は期間を定めないものとする。</w:t>
        </w:r>
      </w:ins>
    </w:p>
    <w:p w:rsidR="00145B0E" w:rsidRPr="00645EAB" w:rsidRDefault="00145B0E"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１</w:t>
      </w:r>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２</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w:t>
      </w:r>
      <w:r w:rsidR="00C54FEC" w:rsidRPr="00645EAB">
        <w:rPr>
          <w:rFonts w:asciiTheme="minorEastAsia" w:eastAsiaTheme="minorEastAsia" w:hAnsiTheme="minorEastAsia" w:hint="eastAsia"/>
        </w:rPr>
        <w:lastRenderedPageBreak/>
        <w:t>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３</w:t>
      </w:r>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145B0E">
        <w:rPr>
          <w:rFonts w:asciiTheme="minorEastAsia" w:eastAsiaTheme="minorEastAsia" w:hAnsiTheme="minorEastAsia" w:hint="eastAsia"/>
        </w:rPr>
        <w:t>４</w:t>
      </w:r>
      <w:r w:rsidRPr="00645EAB">
        <w:rPr>
          <w:rFonts w:asciiTheme="minorEastAsia" w:eastAsiaTheme="minorEastAsia" w:hAnsiTheme="minorEastAsia" w:hint="eastAsia"/>
        </w:rPr>
        <w:t>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w:t>
      </w:r>
      <w:r w:rsidR="002C6483">
        <w:rPr>
          <w:rFonts w:asciiTheme="minorEastAsia" w:eastAsiaTheme="minorEastAsia" w:hAnsiTheme="minorEastAsia" w:hint="eastAsia"/>
        </w:rPr>
        <w:t>及び世羅郡世羅町</w:t>
      </w:r>
      <w:r w:rsidRPr="00645EAB">
        <w:rPr>
          <w:rFonts w:asciiTheme="minorEastAsia" w:eastAsiaTheme="minorEastAsia" w:hAnsiTheme="minorEastAsia" w:hint="eastAsia"/>
        </w:rPr>
        <w:t>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第１５</w:t>
      </w:r>
      <w:r w:rsidR="00171E5A"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00171E5A"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第１６</w:t>
      </w:r>
      <w:r w:rsidR="00171E5A"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00171E5A"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w:t>
      </w:r>
      <w:r w:rsidRPr="00645EAB">
        <w:rPr>
          <w:rFonts w:asciiTheme="minorEastAsia" w:eastAsiaTheme="minorEastAsia" w:hAnsiTheme="minorEastAsia" w:hint="eastAsia"/>
        </w:rPr>
        <w:lastRenderedPageBreak/>
        <w:t>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45B0E" w:rsidP="00854B6B">
      <w:pPr>
        <w:ind w:left="210" w:hangingChars="100" w:hanging="210"/>
        <w:rPr>
          <w:rFonts w:asciiTheme="minorEastAsia" w:eastAsiaTheme="minorEastAsia" w:hAnsiTheme="minorEastAsia"/>
        </w:rPr>
      </w:pPr>
      <w:r>
        <w:rPr>
          <w:rFonts w:asciiTheme="minorEastAsia" w:eastAsiaTheme="minorEastAsia" w:hAnsiTheme="minorEastAsia" w:hint="eastAsia"/>
        </w:rPr>
        <w:t>第１７</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第１８</w:t>
      </w:r>
      <w:r w:rsidR="00171E5A" w:rsidRPr="00645EAB">
        <w:rPr>
          <w:rFonts w:asciiTheme="minorEastAsia" w:eastAsiaTheme="minorEastAsia" w:hAnsiTheme="minorEastAsia" w:hint="eastAsia"/>
        </w:rPr>
        <w:t>条　事業所は、その業務上知り得た利用者等の個人情報については、個人情報の保護に関する法律（</w:t>
      </w:r>
      <w:r w:rsidR="00171E5A" w:rsidRPr="00645EAB">
        <w:rPr>
          <w:rFonts w:asciiTheme="minorEastAsia" w:eastAsiaTheme="minorEastAsia" w:hAnsiTheme="minorEastAsia"/>
          <w:bCs/>
        </w:rPr>
        <w:t>平成</w:t>
      </w:r>
      <w:r w:rsidR="00171E5A" w:rsidRPr="00645EAB">
        <w:rPr>
          <w:rFonts w:asciiTheme="minorEastAsia" w:eastAsiaTheme="minorEastAsia" w:hAnsiTheme="minorEastAsia" w:hint="eastAsia"/>
          <w:bCs/>
        </w:rPr>
        <w:t>15</w:t>
      </w:r>
      <w:r w:rsidR="00171E5A" w:rsidRPr="00645EAB">
        <w:rPr>
          <w:rFonts w:asciiTheme="minorEastAsia" w:eastAsiaTheme="minorEastAsia" w:hAnsiTheme="minorEastAsia"/>
          <w:bCs/>
        </w:rPr>
        <w:t>年法律第</w:t>
      </w:r>
      <w:r w:rsidR="00171E5A" w:rsidRPr="00645EAB">
        <w:rPr>
          <w:rFonts w:asciiTheme="minorEastAsia" w:eastAsiaTheme="minorEastAsia" w:hAnsiTheme="minorEastAsia" w:hint="eastAsia"/>
          <w:bCs/>
        </w:rPr>
        <w:t>57</w:t>
      </w:r>
      <w:r w:rsidR="00171E5A" w:rsidRPr="00645EAB">
        <w:rPr>
          <w:rFonts w:asciiTheme="minorEastAsia" w:eastAsiaTheme="minorEastAsia" w:hAnsiTheme="minorEastAsia"/>
          <w:bCs/>
        </w:rPr>
        <w:t>号</w:t>
      </w:r>
      <w:r w:rsidR="00171E5A" w:rsidRPr="00645EAB">
        <w:rPr>
          <w:rFonts w:asciiTheme="minorEastAsia" w:eastAsiaTheme="minorEastAsia" w:hAnsiTheme="minorEastAsia" w:hint="eastAsia"/>
          <w:bCs/>
        </w:rPr>
        <w:t>）その他関係法令等を遵守し、適正に取り扱うものとする</w:t>
      </w:r>
      <w:r w:rsidR="00171E5A"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45B0E" w:rsidP="00854B6B">
      <w:pPr>
        <w:ind w:left="210" w:hangingChars="100" w:hanging="210"/>
        <w:rPr>
          <w:rFonts w:asciiTheme="minorEastAsia" w:eastAsiaTheme="minorEastAsia" w:hAnsiTheme="minorEastAsia"/>
          <w:color w:val="FF0000"/>
        </w:rPr>
      </w:pPr>
      <w:r>
        <w:rPr>
          <w:rFonts w:asciiTheme="minorEastAsia" w:eastAsiaTheme="minorEastAsia" w:hAnsiTheme="minorEastAsia" w:hint="eastAsia"/>
        </w:rPr>
        <w:t>第１９</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45B0E"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第２０</w:t>
      </w:r>
      <w:r w:rsidR="00171E5A"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w:t>
      </w:r>
      <w:r w:rsidR="008A6E5A">
        <w:rPr>
          <w:rFonts w:asciiTheme="minorEastAsia" w:eastAsiaTheme="minorEastAsia" w:hAnsiTheme="minorEastAsia" w:hint="eastAsia"/>
        </w:rPr>
        <w:t>７</w:t>
      </w:r>
      <w:r w:rsidRPr="00645EAB">
        <w:rPr>
          <w:rFonts w:asciiTheme="minorEastAsia" w:eastAsiaTheme="minorEastAsia" w:hAnsiTheme="minorEastAsia" w:hint="eastAsia"/>
        </w:rPr>
        <w:t>年</w:t>
      </w:r>
      <w:r w:rsidR="008A6E5A">
        <w:rPr>
          <w:rFonts w:asciiTheme="minorEastAsia" w:eastAsiaTheme="minorEastAsia" w:hAnsiTheme="minorEastAsia" w:hint="eastAsia"/>
        </w:rPr>
        <w:t>７</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2D97" w:rsidRDefault="00B02D97" w:rsidP="00C54FEC">
      <w:r>
        <w:separator/>
      </w:r>
    </w:p>
  </w:endnote>
  <w:endnote w:type="continuationSeparator" w:id="0">
    <w:p w:rsidR="00B02D97" w:rsidRDefault="00B02D97"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2D97" w:rsidRDefault="00B02D97" w:rsidP="00C54FEC">
      <w:r>
        <w:separator/>
      </w:r>
    </w:p>
  </w:footnote>
  <w:footnote w:type="continuationSeparator" w:id="0">
    <w:p w:rsidR="00B02D97" w:rsidRDefault="00B02D97" w:rsidP="00C54F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5D7203"/>
    <w:multiLevelType w:val="hybridMultilevel"/>
    <w:tmpl w:val="72A00076"/>
    <w:lvl w:ilvl="0" w:tplc="307C5048">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735AC"/>
    <w:rsid w:val="000D074F"/>
    <w:rsid w:val="00145B0E"/>
    <w:rsid w:val="0015292C"/>
    <w:rsid w:val="001605D9"/>
    <w:rsid w:val="00171E5A"/>
    <w:rsid w:val="001C20C0"/>
    <w:rsid w:val="001E18BF"/>
    <w:rsid w:val="002107B5"/>
    <w:rsid w:val="002361AD"/>
    <w:rsid w:val="00237B3B"/>
    <w:rsid w:val="002765AB"/>
    <w:rsid w:val="002B2C01"/>
    <w:rsid w:val="002C6483"/>
    <w:rsid w:val="002F47DD"/>
    <w:rsid w:val="00326BE5"/>
    <w:rsid w:val="00455659"/>
    <w:rsid w:val="0045698A"/>
    <w:rsid w:val="004C7EB0"/>
    <w:rsid w:val="004F6723"/>
    <w:rsid w:val="005042CD"/>
    <w:rsid w:val="00524BD3"/>
    <w:rsid w:val="00533017"/>
    <w:rsid w:val="005B7D23"/>
    <w:rsid w:val="005D716C"/>
    <w:rsid w:val="0060339D"/>
    <w:rsid w:val="0060350A"/>
    <w:rsid w:val="00645EAB"/>
    <w:rsid w:val="006A7929"/>
    <w:rsid w:val="006F51B0"/>
    <w:rsid w:val="00751AAA"/>
    <w:rsid w:val="00780028"/>
    <w:rsid w:val="007869D3"/>
    <w:rsid w:val="00824DE1"/>
    <w:rsid w:val="00854B6B"/>
    <w:rsid w:val="00863B4F"/>
    <w:rsid w:val="00884812"/>
    <w:rsid w:val="008953EC"/>
    <w:rsid w:val="008A6E5A"/>
    <w:rsid w:val="008C7567"/>
    <w:rsid w:val="008F6A13"/>
    <w:rsid w:val="0090176F"/>
    <w:rsid w:val="00903C99"/>
    <w:rsid w:val="009B5254"/>
    <w:rsid w:val="009B760B"/>
    <w:rsid w:val="00A958D8"/>
    <w:rsid w:val="00AE3B90"/>
    <w:rsid w:val="00B02D97"/>
    <w:rsid w:val="00B02E9E"/>
    <w:rsid w:val="00B2668C"/>
    <w:rsid w:val="00B57C41"/>
    <w:rsid w:val="00B60A1C"/>
    <w:rsid w:val="00B74D9B"/>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05C7EED0-8952-4755-A7B7-A3BE00B1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6F51B0"/>
    <w:pPr>
      <w:ind w:leftChars="400" w:left="8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964</Words>
  <Characters>5501</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3</cp:revision>
  <cp:lastPrinted>2015-11-09T21:30:00Z</cp:lastPrinted>
  <dcterms:created xsi:type="dcterms:W3CDTF">2015-10-02T21:17:00Z</dcterms:created>
  <dcterms:modified xsi:type="dcterms:W3CDTF">2015-11-09T21:30:00Z</dcterms:modified>
</cp:coreProperties>
</file>